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Override PartName="/word/commentsExtensible.xml" ContentType="application/vnd.openxmlformats-officedocument.wordprocessingml.commentsExtensible+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F95562" w:rsidR="00980987" w:rsidRDefault="00533D11" w14:paraId="34D058AE" w14:textId="77777777">
      <w:pPr>
        <w:jc w:val="center"/>
        <w:rPr>
          <w:b/>
          <w:lang w:val="en-US"/>
        </w:rPr>
      </w:pPr>
      <w:r w:rsidRPr="00F95562">
        <w:rPr>
          <w:b/>
          <w:lang w:val="en-US"/>
        </w:rPr>
        <w:t>Network Protocol (NetP): A Standard Protocol for Describing Social Networks</w:t>
      </w:r>
    </w:p>
    <w:p w:rsidRPr="00F95562" w:rsidR="00980987" w:rsidRDefault="00980987" w14:paraId="37E6D6AA" w14:textId="77777777">
      <w:pPr>
        <w:jc w:val="center"/>
        <w:rPr>
          <w:b/>
          <w:lang w:val="en-US"/>
        </w:rPr>
      </w:pPr>
    </w:p>
    <w:p w:rsidRPr="00F95562" w:rsidR="00980987" w:rsidRDefault="00980987" w14:paraId="2DC60E3A" w14:textId="77777777">
      <w:pPr>
        <w:jc w:val="center"/>
        <w:rPr>
          <w:b/>
          <w:lang w:val="en-US"/>
        </w:rPr>
      </w:pPr>
    </w:p>
    <w:p w:rsidRPr="00F95562" w:rsidR="00980987" w:rsidRDefault="00533D11" w14:paraId="221C9213" w14:textId="77777777">
      <w:pPr>
        <w:jc w:val="center"/>
        <w:rPr>
          <w:b/>
          <w:lang w:val="en-US"/>
        </w:rPr>
      </w:pPr>
      <w:r w:rsidRPr="00F95562">
        <w:rPr>
          <w:b/>
          <w:lang w:val="en-US"/>
        </w:rPr>
        <w:t>deleted text is available here:</w:t>
      </w:r>
    </w:p>
    <w:p w:rsidRPr="00F95562" w:rsidR="00980987" w:rsidRDefault="00533D11" w14:paraId="3D1CB5EC" w14:textId="77777777">
      <w:pPr>
        <w:jc w:val="center"/>
        <w:rPr>
          <w:b/>
          <w:lang w:val="en-US"/>
        </w:rPr>
      </w:pPr>
      <w:hyperlink r:id="rId10">
        <w:r w:rsidRPr="00F95562">
          <w:rPr>
            <w:b/>
            <w:color w:val="1155CC"/>
            <w:u w:val="single"/>
            <w:lang w:val="en-US"/>
          </w:rPr>
          <w:t>https://docs.google.com/document/d/1330VOjFBsNvoLl1skqYer_b69YIQADeKtNCn48AqQ7M/edit?usp=sharing</w:t>
        </w:r>
      </w:hyperlink>
    </w:p>
    <w:p w:rsidRPr="00F95562" w:rsidR="00980987" w:rsidRDefault="00980987" w14:paraId="117C0278" w14:textId="77777777">
      <w:pPr>
        <w:jc w:val="center"/>
        <w:rPr>
          <w:b/>
          <w:lang w:val="en-US"/>
        </w:rPr>
      </w:pPr>
    </w:p>
    <w:p w:rsidRPr="00F95562" w:rsidR="00980987" w:rsidRDefault="00980987" w14:paraId="5D776000" w14:textId="77777777">
      <w:pPr>
        <w:jc w:val="both"/>
        <w:rPr>
          <w:lang w:val="en-US"/>
        </w:rPr>
      </w:pPr>
    </w:p>
    <w:p w:rsidRPr="00F95562" w:rsidR="00980987" w:rsidRDefault="00533D11" w14:paraId="47AAD8DC" w14:textId="77777777">
      <w:pPr>
        <w:jc w:val="center"/>
        <w:rPr>
          <w:lang w:val="en-US"/>
        </w:rPr>
      </w:pPr>
      <w:r w:rsidRPr="00F95562">
        <w:rPr>
          <w:b/>
          <w:lang w:val="en-US"/>
        </w:rPr>
        <w:t>INTRODUCTION</w:t>
      </w:r>
    </w:p>
    <w:p w:rsidRPr="00F95562" w:rsidR="00980987" w:rsidRDefault="00980987" w14:paraId="004E493E" w14:textId="77777777">
      <w:pPr>
        <w:jc w:val="both"/>
        <w:rPr>
          <w:lang w:val="en-US"/>
        </w:rPr>
      </w:pPr>
    </w:p>
    <w:p w:rsidRPr="00F95562" w:rsidR="00980987" w:rsidRDefault="00533D11" w14:paraId="565C706A" w14:textId="77777777">
      <w:pPr>
        <w:spacing w:line="480" w:lineRule="auto"/>
        <w:ind w:firstLine="720"/>
        <w:jc w:val="both"/>
        <w:rPr>
          <w:lang w:val="en-US"/>
        </w:rPr>
      </w:pPr>
      <w:r w:rsidRPr="00F95562">
        <w:rPr>
          <w:lang w:val="en-US"/>
        </w:rPr>
        <w:t>Scientific practices are evolving rapidly due to the importance of transparency and replicability for scientific progr</w:t>
      </w:r>
      <w:commentRangeStart w:id="0"/>
      <w:r w:rsidRPr="00F95562">
        <w:rPr>
          <w:lang w:val="en-US"/>
        </w:rPr>
        <w:t>ess</w:t>
      </w:r>
      <w:commentRangeEnd w:id="0"/>
      <w:r>
        <w:commentReference w:id="0"/>
      </w:r>
      <w:r w:rsidRPr="00F95562">
        <w:rPr>
          <w:lang w:val="en-US"/>
        </w:rPr>
        <w:t xml:space="preserve"> (XXX). Sharing original datasets is becoming a norm in social sciences (XXX), and the social network community has made efforts to increase the availability of datasets (XXX). While sharing datasets to increase replicability and transparency is a step in the right direction, providing complete descriptions of the datasets themselves is indispensable for the comparability of results across articles. However, in a review of more than 60 recent articles, we found that all of them provide incomplete or disorde</w:t>
      </w:r>
      <w:r w:rsidRPr="00F95562">
        <w:rPr>
          <w:lang w:val="en-US"/>
        </w:rPr>
        <w:t>red descriptions of social network data. Furthermore, the description of the datasets is often dispersed in different sections of the article, making the task of understanding the key characteristics of a network dataset cumbersome. More generally, authors (including us) provide the information they consider relevant in any format and with very different levels of detail. In essence, the proliferation of empirical network studies has not been accompanied by the development of a uniform way to describe the d</w:t>
      </w:r>
      <w:r w:rsidRPr="00F95562">
        <w:rPr>
          <w:lang w:val="en-US"/>
        </w:rPr>
        <w:t>ata  as it has in other fields (XXX).</w:t>
      </w:r>
    </w:p>
    <w:p w:rsidRPr="00F95562" w:rsidR="00980987" w:rsidRDefault="00533D11" w14:paraId="335188BF" w14:textId="77777777">
      <w:pPr>
        <w:spacing w:line="480" w:lineRule="auto"/>
        <w:ind w:firstLine="720"/>
        <w:jc w:val="both"/>
        <w:rPr>
          <w:lang w:val="en-US"/>
        </w:rPr>
      </w:pPr>
      <w:r w:rsidRPr="6A15567E" w:rsidR="00533D11">
        <w:rPr>
          <w:lang w:val="en-US"/>
        </w:rPr>
        <w:t>This article proposes a standard protocol for describing social networks (</w:t>
      </w:r>
      <w:r w:rsidRPr="6A15567E" w:rsidR="00533D11">
        <w:rPr>
          <w:lang w:val="en-US"/>
        </w:rPr>
        <w:t>NetP</w:t>
      </w:r>
      <w:r w:rsidRPr="6A15567E" w:rsidR="00533D11">
        <w:rPr>
          <w:lang w:val="en-US"/>
        </w:rPr>
        <w:t xml:space="preserve">). This protocol consists of a template for reporting information about network data, which scholars can easily fill and deliver along with their research </w:t>
      </w:r>
      <w:commentRangeStart w:id="1"/>
      <w:r w:rsidRPr="6A15567E" w:rsidR="00533D11">
        <w:rPr>
          <w:lang w:val="en-US"/>
        </w:rPr>
        <w:t xml:space="preserve">as an appendix in an article or as part of a </w:t>
      </w:r>
      <w:r w:rsidRPr="6A15567E" w:rsidR="00533D11">
        <w:rPr>
          <w:lang w:val="en-US"/>
        </w:rPr>
        <w:t>repository</w:t>
      </w:r>
      <w:commentRangeEnd w:id="1"/>
      <w:r>
        <w:rPr>
          <w:rStyle w:val="CommentReference"/>
        </w:rPr>
        <w:commentReference w:id="1"/>
      </w:r>
      <w:r w:rsidRPr="6A15567E" w:rsidR="00533D11">
        <w:rPr>
          <w:lang w:val="en-US"/>
        </w:rPr>
        <w:t>.The</w:t>
      </w:r>
      <w:r w:rsidRPr="6A15567E" w:rsidR="00533D11">
        <w:rPr>
          <w:lang w:val="en-US"/>
        </w:rPr>
        <w:t xml:space="preserve"> aim of the protocol is to provide comprehensive information about the network(s) as well as the key steps of data collection to ensure transparency and replicability. Consequently, the protocol is divided into five sections: 1) An overview </w:t>
      </w:r>
      <w:r w:rsidRPr="6A15567E" w:rsidR="00533D11">
        <w:rPr>
          <w:lang w:val="en-US"/>
        </w:rPr>
        <w:t>providing</w:t>
      </w:r>
      <w:r w:rsidRPr="6A15567E" w:rsidR="00533D11">
        <w:rPr>
          <w:lang w:val="en-US"/>
        </w:rPr>
        <w:t xml:space="preserve"> information about the type of network (e.g., cross-sectional, one-mode, multivariate), the date, and geographic location of data collection. 2) A data collection section detailing the source of data and data collection method. 3) A nodes section </w:t>
      </w:r>
      <w:r w:rsidRPr="6A15567E" w:rsidR="00533D11">
        <w:rPr>
          <w:lang w:val="en-US"/>
        </w:rPr>
        <w:t>identifying</w:t>
      </w:r>
      <w:r w:rsidRPr="6A15567E" w:rsidR="00533D11">
        <w:rPr>
          <w:lang w:val="en-US"/>
        </w:rPr>
        <w:t xml:space="preserve"> the nature of nodes in the network and their selection. 4) A ties section </w:t>
      </w:r>
      <w:r w:rsidRPr="6A15567E" w:rsidR="00533D11">
        <w:rPr>
          <w:lang w:val="en-US"/>
        </w:rPr>
        <w:t>providing</w:t>
      </w:r>
      <w:r w:rsidRPr="6A15567E" w:rsidR="00533D11">
        <w:rPr>
          <w:lang w:val="en-US"/>
        </w:rPr>
        <w:t xml:space="preserve"> detailed information about what the ties </w:t>
      </w:r>
      <w:r w:rsidRPr="6A15567E" w:rsidR="00533D11">
        <w:rPr>
          <w:lang w:val="en-US"/>
        </w:rPr>
        <w:t>represent</w:t>
      </w:r>
      <w:r w:rsidRPr="6A15567E" w:rsidR="00533D11">
        <w:rPr>
          <w:lang w:val="en-US"/>
        </w:rPr>
        <w:t xml:space="preserve"> and how they were measured, finally, 5) a statistics section </w:t>
      </w:r>
      <w:r w:rsidRPr="6A15567E" w:rsidR="00533D11">
        <w:rPr>
          <w:lang w:val="en-US"/>
        </w:rPr>
        <w:t>provides</w:t>
      </w:r>
      <w:r w:rsidRPr="6A15567E" w:rsidR="00533D11">
        <w:rPr>
          <w:lang w:val="en-US"/>
        </w:rPr>
        <w:t xml:space="preserve"> key metrics about the network. The authors can easily fill the protocol in less than 30 minutes. Since we aim for standardization, we also </w:t>
      </w:r>
      <w:r w:rsidRPr="6A15567E" w:rsidR="00533D11">
        <w:rPr>
          <w:lang w:val="en-US"/>
        </w:rPr>
        <w:t>provide</w:t>
      </w:r>
      <w:r w:rsidRPr="6A15567E" w:rsidR="00533D11">
        <w:rPr>
          <w:lang w:val="en-US"/>
        </w:rPr>
        <w:t xml:space="preserve"> a clear guide on how to fill it and examples. The protocol can be applied to various network data types across many empirical contexts.</w:t>
      </w:r>
    </w:p>
    <w:p w:rsidR="261FC696" w:rsidP="6A15567E" w:rsidRDefault="261FC696" w14:paraId="73EE5DB7" w14:textId="1E0DFD7F">
      <w:pPr>
        <w:pStyle w:val="Normal"/>
        <w:spacing w:line="480" w:lineRule="auto"/>
        <w:ind w:firstLine="720"/>
        <w:jc w:val="both"/>
        <w:rPr>
          <w:lang w:val="en-US"/>
        </w:rPr>
      </w:pPr>
      <w:commentRangeStart w:id="1293298076"/>
      <w:r w:rsidRPr="6A15567E" w:rsidR="261FC696">
        <w:rPr>
          <w:lang w:val="en-US"/>
        </w:rPr>
        <w:t>examples</w:t>
      </w:r>
      <w:commentRangeEnd w:id="1293298076"/>
      <w:r>
        <w:rPr>
          <w:rStyle w:val="CommentReference"/>
        </w:rPr>
        <w:commentReference w:id="1293298076"/>
      </w:r>
    </w:p>
    <w:p w:rsidRPr="00F95562" w:rsidR="00980987" w:rsidRDefault="00533D11" w14:paraId="59F7E160" w14:textId="77777777">
      <w:pPr>
        <w:spacing w:line="480" w:lineRule="auto"/>
        <w:ind w:firstLine="720"/>
        <w:jc w:val="both"/>
        <w:rPr>
          <w:lang w:val="en-US"/>
        </w:rPr>
      </w:pPr>
      <w:commentRangeStart w:id="618438132"/>
      <w:commentRangeStart w:id="1779912975"/>
      <w:r w:rsidRPr="6A15567E" w:rsidR="00533D11">
        <w:rPr>
          <w:lang w:val="en-US"/>
        </w:rPr>
        <w:t>We expect the protocol to provide researchers with a standard format for documenting social networks. Its main purpose is to make writing, reading, and understanding networks more efficient and transparent. In addition, the use of the protocol will help in the development of a more transparent, comprehensible, and intelligible depiction of the networks while enabling easier reuse and comparison between them. In the future, we aim to create a social network repository based on the network protocol to find, f</w:t>
      </w:r>
      <w:r w:rsidRPr="6A15567E" w:rsidR="00533D11">
        <w:rPr>
          <w:lang w:val="en-US"/>
        </w:rPr>
        <w:t>ilter, and compare network data easily.</w:t>
      </w:r>
    </w:p>
    <w:p w:rsidRPr="00F95562" w:rsidR="00980987" w:rsidRDefault="00533D11" w14:paraId="158DFF7D" w14:textId="77777777">
      <w:pPr>
        <w:jc w:val="both"/>
        <w:rPr>
          <w:color w:val="6AA84F"/>
          <w:lang w:val="en-US"/>
        </w:rPr>
      </w:pPr>
      <w:r w:rsidRPr="6A15567E">
        <w:rPr>
          <w:lang w:val="en-US"/>
        </w:rPr>
        <w:br w:type="page"/>
      </w:r>
      <w:commentRangeEnd w:id="618438132"/>
      <w:r>
        <w:rPr>
          <w:rStyle w:val="CommentReference"/>
        </w:rPr>
        <w:commentReference w:id="618438132"/>
      </w:r>
      <w:commentRangeEnd w:id="1779912975"/>
      <w:r>
        <w:rPr>
          <w:rStyle w:val="CommentReference"/>
        </w:rPr>
        <w:commentReference w:id="1779912975"/>
      </w:r>
    </w:p>
    <w:p w:rsidRPr="00F95562" w:rsidR="00980987" w:rsidRDefault="00980987" w14:paraId="038F0933" w14:textId="77777777">
      <w:pPr>
        <w:jc w:val="both"/>
        <w:rPr>
          <w:color w:val="6AA84F"/>
          <w:lang w:val="en-US"/>
        </w:rPr>
      </w:pPr>
    </w:p>
    <w:p w:rsidRPr="00F95562" w:rsidR="00980987" w:rsidRDefault="00533D11" w14:paraId="21609224" w14:textId="77777777">
      <w:pPr>
        <w:pBdr>
          <w:top w:val="nil"/>
          <w:left w:val="nil"/>
          <w:bottom w:val="nil"/>
          <w:right w:val="nil"/>
          <w:between w:val="nil"/>
        </w:pBdr>
        <w:jc w:val="center"/>
        <w:rPr>
          <w:b/>
          <w:lang w:val="en-US"/>
        </w:rPr>
      </w:pPr>
      <w:r w:rsidRPr="00F95562">
        <w:rPr>
          <w:b/>
          <w:lang w:val="en-US"/>
        </w:rPr>
        <w:t>NETWORK PROTOCOL</w:t>
      </w:r>
    </w:p>
    <w:p w:rsidRPr="00F95562" w:rsidR="00980987" w:rsidRDefault="00980987" w14:paraId="10D333CA" w14:textId="77777777">
      <w:pPr>
        <w:jc w:val="both"/>
        <w:rPr>
          <w:lang w:val="en-US"/>
        </w:rPr>
      </w:pPr>
    </w:p>
    <w:p w:rsidRPr="00F95562" w:rsidR="00980987" w:rsidRDefault="00533D11" w14:paraId="11769584" w14:textId="77777777">
      <w:pPr>
        <w:spacing w:line="480" w:lineRule="auto"/>
        <w:jc w:val="both"/>
        <w:rPr>
          <w:b/>
          <w:lang w:val="en-US"/>
        </w:rPr>
      </w:pPr>
      <w:r w:rsidRPr="00F95562">
        <w:rPr>
          <w:b/>
          <w:lang w:val="en-US"/>
        </w:rPr>
        <w:t>Justification</w:t>
      </w:r>
    </w:p>
    <w:p w:rsidR="00533D11" w:rsidP="6A15567E" w:rsidRDefault="00533D11" w14:paraId="654F1EEB" w14:textId="5790FB9D">
      <w:pPr>
        <w:spacing w:line="480" w:lineRule="auto"/>
        <w:ind w:firstLine="720"/>
        <w:jc w:val="both"/>
        <w:rPr>
          <w:lang w:val="en-US"/>
        </w:rPr>
      </w:pPr>
      <w:r w:rsidRPr="6A15567E" w:rsidR="00533D11">
        <w:rPr>
          <w:lang w:val="en-US"/>
        </w:rPr>
        <w:t xml:space="preserve">The popularity of empirical research using social network data is increasing (XXX). This is accompanied by an increasing diversity of the types of empirical networks that researchers collect, describe, and analyze. In a review of </w:t>
      </w:r>
      <w:commentRangeStart w:id="695849655"/>
      <w:r w:rsidRPr="6A15567E" w:rsidR="00533D11">
        <w:rPr>
          <w:lang w:val="en-US"/>
        </w:rPr>
        <w:t>62  recent empirical social network articles</w:t>
      </w:r>
      <w:commentRangeEnd w:id="695849655"/>
      <w:r>
        <w:rPr>
          <w:rStyle w:val="CommentReference"/>
        </w:rPr>
        <w:commentReference w:id="695849655"/>
      </w:r>
      <w:r w:rsidRPr="6A15567E" w:rsidR="00533D11">
        <w:rPr>
          <w:lang w:val="en-US"/>
        </w:rPr>
        <w:t>, we found that while all articles include some description of their network, this description is often incomplete, imprecise, and cumbersome to identify</w:t>
      </w:r>
    </w:p>
    <w:p w:rsidR="7423BF6C" w:rsidP="6A15567E" w:rsidRDefault="7423BF6C" w14:paraId="59FFE6A8" w14:textId="0ABC6C69">
      <w:pPr>
        <w:pStyle w:val="Normal"/>
        <w:spacing w:line="480" w:lineRule="auto"/>
        <w:ind w:firstLine="720"/>
        <w:jc w:val="both"/>
        <w:rPr>
          <w:lang w:val="en-US"/>
        </w:rPr>
      </w:pPr>
      <w:commentRangeStart w:id="2088117490"/>
      <w:r w:rsidRPr="6A15567E" w:rsidR="7423BF6C">
        <w:rPr>
          <w:lang w:val="en-US"/>
        </w:rPr>
        <w:t>I</w:t>
      </w:r>
      <w:r w:rsidRPr="6A15567E" w:rsidR="3BE5709F">
        <w:rPr>
          <w:lang w:val="en-US"/>
        </w:rPr>
        <w:t>ncomplete</w:t>
      </w:r>
      <w:commentRangeEnd w:id="2088117490"/>
      <w:r>
        <w:rPr>
          <w:rStyle w:val="CommentReference"/>
        </w:rPr>
        <w:commentReference w:id="2088117490"/>
      </w:r>
      <w:r w:rsidRPr="6A15567E" w:rsidR="00533D11">
        <w:rPr>
          <w:lang w:val="en-US"/>
        </w:rPr>
        <w:t xml:space="preserve">. </w:t>
      </w:r>
      <w:r w:rsidRPr="6A15567E" w:rsidR="7423BF6C">
        <w:rPr>
          <w:lang w:val="en-US"/>
        </w:rPr>
        <w:t xml:space="preserve">Network research is hard to reproduce if information about the network, the empirical context, and the data collection process are incomplete. For instance, comparing two networks requires network statistics about each network as well as precise details about data collection and node or tie transformation and exclusion processes. Similarly, network measures are typically dependent on the characteristics of networks, such as network size or density (XXX), which makes comparing network measures across networks with </w:t>
      </w:r>
      <w:r w:rsidRPr="6A15567E" w:rsidR="7423BF6C">
        <w:rPr>
          <w:lang w:val="en-US"/>
        </w:rPr>
        <w:t>different sizes</w:t>
      </w:r>
      <w:r w:rsidRPr="6A15567E" w:rsidR="7423BF6C">
        <w:rPr>
          <w:lang w:val="en-US"/>
        </w:rPr>
        <w:t xml:space="preserve">, densities, or other basic characteristics difficult. Hence, we are typically unable to </w:t>
      </w:r>
      <w:r w:rsidRPr="6A15567E" w:rsidR="7423BF6C">
        <w:rPr>
          <w:lang w:val="en-US"/>
        </w:rPr>
        <w:t>ascertain</w:t>
      </w:r>
      <w:r w:rsidRPr="6A15567E" w:rsidR="7423BF6C">
        <w:rPr>
          <w:lang w:val="en-US"/>
        </w:rPr>
        <w:t xml:space="preserve"> if an advice network is dense(r) in a specific context or if a communication network is more centralized than what could be expected given the empirical setting. Using random or non-specific network types as references is sub-optimal.</w:t>
      </w:r>
    </w:p>
    <w:p w:rsidRPr="00F95562" w:rsidR="00980987" w:rsidRDefault="00533D11" w14:paraId="36E5E703" w14:textId="69460E2C">
      <w:pPr>
        <w:spacing w:line="480" w:lineRule="auto"/>
        <w:ind w:firstLine="720"/>
        <w:jc w:val="both"/>
        <w:rPr>
          <w:lang w:val="en-US"/>
        </w:rPr>
      </w:pPr>
      <w:r w:rsidRPr="6A15567E" w:rsidR="4705FAB0">
        <w:rPr>
          <w:lang w:val="en-US"/>
        </w:rPr>
        <w:t xml:space="preserve">Imprecise. </w:t>
      </w:r>
      <w:r w:rsidRPr="6A15567E" w:rsidR="00533D11">
        <w:rPr>
          <w:lang w:val="en-US"/>
        </w:rPr>
        <w:t>Furthermore, reported information is</w:t>
      </w:r>
      <w:r w:rsidRPr="6A15567E" w:rsidR="00533D11">
        <w:rPr>
          <w:lang w:val="en-US"/>
        </w:rPr>
        <w:t xml:space="preserve"> </w:t>
      </w:r>
      <w:r w:rsidRPr="6A15567E" w:rsidR="00533D11">
        <w:rPr>
          <w:lang w:val="en-US"/>
        </w:rPr>
        <w:t>frequentl</w:t>
      </w:r>
      <w:r w:rsidRPr="6A15567E" w:rsidR="00533D11">
        <w:rPr>
          <w:lang w:val="en-US"/>
        </w:rPr>
        <w:t>y</w:t>
      </w:r>
      <w:r w:rsidRPr="6A15567E" w:rsidR="00533D11">
        <w:rPr>
          <w:lang w:val="en-US"/>
        </w:rPr>
        <w:t xml:space="preserve"> too general or imprecise. Accurate information about data collection, network structure, and any decision taken by the researcher is seldom available. That is, detailed information about where the data comes from (e.g., specific dates and geographic location), what was the data collection method (e.g., questionnaires, observations, third-party reports), when applicable how was data generated (e.g., name interpreters and name generators) and which were the deci</w:t>
      </w:r>
      <w:r w:rsidRPr="6A15567E" w:rsidR="00533D11">
        <w:rPr>
          <w:lang w:val="en-US"/>
        </w:rPr>
        <w:t>sions taken in the process of building up the network data (e.g., exclusions and manipulations done in the nodes, the ties or more generally in the data gathering process). Finally, when information about the empirical networks is reported in the articles, it is usually dispersed throughout the manuscript. Network data descriptions are presented in plain text, often using unstructured narratives. Relevant details about the network are scattered along the full paper text, mixed with less relevant information</w:t>
      </w:r>
      <w:r w:rsidRPr="6A15567E" w:rsidR="00533D11">
        <w:rPr>
          <w:lang w:val="en-US"/>
        </w:rPr>
        <w:t>, and/or hard to find. Finally, researchers typically</w:t>
      </w:r>
      <w:r w:rsidRPr="6A15567E" w:rsidR="00533D11">
        <w:rPr>
          <w:lang w:val="en-US"/>
        </w:rPr>
        <w:t xml:space="preserve"> </w:t>
      </w:r>
      <w:r w:rsidRPr="6A15567E" w:rsidR="00533D11">
        <w:rPr>
          <w:lang w:val="en-US"/>
        </w:rPr>
        <w:t>provid</w:t>
      </w:r>
      <w:r w:rsidRPr="6A15567E" w:rsidR="00533D11">
        <w:rPr>
          <w:lang w:val="en-US"/>
        </w:rPr>
        <w:t>e</w:t>
      </w:r>
      <w:r w:rsidRPr="6A15567E" w:rsidR="00533D11">
        <w:rPr>
          <w:lang w:val="en-US"/>
        </w:rPr>
        <w:t xml:space="preserve"> only information directly relevant to the research project’s purpose. However, this prevents readers from building a complete understanding of the empirical context in which network data were collected and from placing the answer to the research question in the context of the main characteristics of the empirical network. </w:t>
      </w:r>
    </w:p>
    <w:p w:rsidR="6B06F36B" w:rsidP="6A15567E" w:rsidRDefault="6B06F36B" w14:paraId="2A556A07" w14:textId="46EA3386">
      <w:pPr>
        <w:pStyle w:val="Normal"/>
        <w:spacing w:line="480" w:lineRule="auto"/>
        <w:ind w:firstLine="720"/>
        <w:jc w:val="both"/>
        <w:rPr>
          <w:lang w:val="en-US"/>
        </w:rPr>
      </w:pPr>
      <w:commentRangeStart w:id="1596273592"/>
      <w:r w:rsidRPr="6A15567E" w:rsidR="6B06F36B">
        <w:rPr>
          <w:lang w:val="en-US"/>
        </w:rPr>
        <w:t>Cumbersome</w:t>
      </w:r>
      <w:commentRangeEnd w:id="1596273592"/>
      <w:r>
        <w:rPr>
          <w:rStyle w:val="CommentReference"/>
        </w:rPr>
        <w:commentReference w:id="1596273592"/>
      </w:r>
      <w:r w:rsidRPr="6A15567E" w:rsidR="6B06F36B">
        <w:rPr>
          <w:lang w:val="en-US"/>
        </w:rPr>
        <w:t>.</w:t>
      </w:r>
    </w:p>
    <w:p w:rsidRPr="00F95562" w:rsidR="00980987" w:rsidRDefault="00533D11" w14:paraId="149756F3" w14:textId="77777777">
      <w:pPr>
        <w:spacing w:line="480" w:lineRule="auto"/>
        <w:ind w:firstLine="720"/>
        <w:jc w:val="both"/>
        <w:rPr>
          <w:color w:val="FF0000"/>
          <w:lang w:val="en-US"/>
        </w:rPr>
      </w:pPr>
      <w:r w:rsidRPr="6A15567E" w:rsidR="00533D11">
        <w:rPr>
          <w:lang w:val="en-US"/>
        </w:rPr>
        <w:t>We believe that these issues in reporting sufficient information about network data and data collection hinder the development of the field. First, because it makes replication more difficult, and second, because researchers present their results abstracted away from their specific empirical context, the idiosyncrasies of which could be relevant. Of course, these problems are not unique to social network analysis. Other fields have passed through a process of divergence and comparability crises before templ</w:t>
      </w:r>
      <w:r w:rsidRPr="6A15567E" w:rsidR="00533D11">
        <w:rPr>
          <w:lang w:val="en-US"/>
        </w:rPr>
        <w:t>ates and standardized ways to describe information were adopted. Building on the experience from other fields (e.g., XXX), we expect that a standardized reporting template that guides researchers in reporting information about their empirical networks would be a first step in ensuring the completeness and accuracy of the information presented about networks. Such a standard reporting template would foster communication, consistency, and comparability, but also better practices and transparency in social net</w:t>
      </w:r>
      <w:r w:rsidRPr="6A15567E" w:rsidR="00533D11">
        <w:rPr>
          <w:lang w:val="en-US"/>
        </w:rPr>
        <w:t>work research.</w:t>
      </w:r>
    </w:p>
    <w:p w:rsidR="17FD7B79" w:rsidP="6A15567E" w:rsidRDefault="17FD7B79" w14:paraId="0E128CA1" w14:textId="5C82E125">
      <w:pPr>
        <w:spacing w:line="480" w:lineRule="auto"/>
        <w:ind w:firstLine="720"/>
        <w:jc w:val="both"/>
        <w:rPr>
          <w:lang w:val="en-US"/>
        </w:rPr>
      </w:pPr>
      <w:r w:rsidRPr="6A15567E" w:rsidR="17FD7B79">
        <w:rPr>
          <w:lang w:val="en-US"/>
        </w:rPr>
        <w:t>Comprehensive description implies providing information about the key elements of the network (e.g., type of network, type of edges, type of ties) and characteristics of the network itself (e.g., degree, density), characteristics of the data collection process (e.g., data gathering and context) and any kind of decisions undertaken in the process of building the network (e.g., boundaries, exclusions, and manipulations).</w:t>
      </w:r>
    </w:p>
    <w:p w:rsidRPr="00F95562" w:rsidR="00980987" w:rsidRDefault="00980987" w14:paraId="0CEF6BA4" w14:textId="77777777">
      <w:pPr>
        <w:jc w:val="both"/>
        <w:rPr>
          <w:lang w:val="en-US"/>
        </w:rPr>
      </w:pPr>
    </w:p>
    <w:p w:rsidRPr="00F95562" w:rsidR="00980987" w:rsidRDefault="00533D11" w14:paraId="5801315E" w14:textId="77777777">
      <w:pPr>
        <w:jc w:val="both"/>
        <w:rPr>
          <w:b/>
          <w:lang w:val="en-US"/>
        </w:rPr>
      </w:pPr>
      <w:r w:rsidRPr="00F95562">
        <w:rPr>
          <w:b/>
          <w:lang w:val="en-US"/>
        </w:rPr>
        <w:t>Protocol Development</w:t>
      </w:r>
    </w:p>
    <w:p w:rsidRPr="00F95562" w:rsidR="00980987" w:rsidRDefault="00980987" w14:paraId="40CFC53B" w14:textId="77777777">
      <w:pPr>
        <w:jc w:val="both"/>
        <w:rPr>
          <w:b/>
          <w:lang w:val="en-US"/>
        </w:rPr>
      </w:pPr>
    </w:p>
    <w:p w:rsidRPr="00F95562" w:rsidR="00980987" w:rsidRDefault="00533D11" w14:paraId="7DCE395A" w14:textId="77777777">
      <w:pPr>
        <w:spacing w:line="480" w:lineRule="auto"/>
        <w:ind w:firstLine="720"/>
        <w:jc w:val="both"/>
        <w:rPr>
          <w:lang w:val="en-US"/>
        </w:rPr>
      </w:pPr>
      <w:r w:rsidRPr="00F95562">
        <w:rPr>
          <w:lang w:val="en-US"/>
        </w:rPr>
        <w:t>We followed a structured approach to develop the protocol consisting of five sequential steps.</w:t>
      </w:r>
    </w:p>
    <w:p w:rsidRPr="00F95562" w:rsidR="00980987" w:rsidRDefault="00533D11" w14:paraId="6B7B387D" w14:textId="77777777">
      <w:pPr>
        <w:spacing w:line="480" w:lineRule="auto"/>
        <w:ind w:firstLine="720"/>
        <w:jc w:val="both"/>
        <w:rPr>
          <w:lang w:val="en-US"/>
        </w:rPr>
      </w:pPr>
      <w:r w:rsidRPr="00F95562">
        <w:rPr>
          <w:b/>
          <w:lang w:val="en-US"/>
        </w:rPr>
        <w:t xml:space="preserve">Step 1 - Review of network articles. </w:t>
      </w:r>
      <w:r w:rsidRPr="00F95562">
        <w:rPr>
          <w:lang w:val="en-US"/>
        </w:rPr>
        <w:t xml:space="preserve">We reviewed a sample of 62 recent </w:t>
      </w:r>
      <w:r w:rsidRPr="00F95562">
        <w:rPr>
          <w:i/>
          <w:lang w:val="en-US"/>
        </w:rPr>
        <w:t>Social Networks Journal</w:t>
      </w:r>
      <w:r w:rsidRPr="00F95562">
        <w:rPr>
          <w:lang w:val="en-US"/>
        </w:rPr>
        <w:t xml:space="preserve"> articles selected to maximize the diversity of empirical context.</w:t>
      </w:r>
      <w:r w:rsidRPr="00F95562">
        <w:rPr>
          <w:i/>
          <w:lang w:val="en-US"/>
        </w:rPr>
        <w:t xml:space="preserve"> </w:t>
      </w:r>
      <w:r w:rsidRPr="00F95562">
        <w:rPr>
          <w:lang w:val="en-US"/>
        </w:rPr>
        <w:t xml:space="preserve">We chose </w:t>
      </w:r>
      <w:r w:rsidRPr="00F95562">
        <w:rPr>
          <w:i/>
          <w:lang w:val="en-US"/>
        </w:rPr>
        <w:t xml:space="preserve">Social Networks </w:t>
      </w:r>
      <w:r w:rsidRPr="00F95562">
        <w:rPr>
          <w:lang w:val="en-US"/>
        </w:rPr>
        <w:t>as it is a well-known interdisciplinary quarterly, including a wide variety of network research. We randomly selected a journal volume for each of four years of data collection (2018 to 2021). We reviewed all the information authors reported about the network for each empirical article in the volume. The search was not limited to the methods section of the arti</w:t>
      </w:r>
      <w:r w:rsidRPr="00F95562">
        <w:rPr>
          <w:lang w:val="en-US"/>
        </w:rPr>
        <w:t>cles. We reviewed the entire article, including abstracts, introductions, analyses, conclusions, and footnotes. The purpose was to obtain a picture of the information authors report about their networks as well as of the format, structure, and length of network descriptions used in articles. This review allowed us to confirm authors reported different information about their networks. Authors provide the information they consider relevant in any format, with very different levels of detail, and often scatte</w:t>
      </w:r>
      <w:r w:rsidRPr="00F95562">
        <w:rPr>
          <w:lang w:val="en-US"/>
        </w:rPr>
        <w:t>red along the text.</w:t>
      </w:r>
    </w:p>
    <w:p w:rsidRPr="00F95562" w:rsidR="00980987" w:rsidRDefault="00980987" w14:paraId="71330AEB" w14:textId="77777777">
      <w:pPr>
        <w:spacing w:line="480" w:lineRule="auto"/>
        <w:ind w:firstLine="720"/>
        <w:jc w:val="both"/>
        <w:rPr>
          <w:lang w:val="en-US"/>
        </w:rPr>
      </w:pPr>
    </w:p>
    <w:p w:rsidRPr="00F95562" w:rsidR="00980987" w:rsidRDefault="00533D11" w14:paraId="4E36CEC8" w14:textId="77777777">
      <w:pPr>
        <w:spacing w:line="480" w:lineRule="auto"/>
        <w:ind w:firstLine="720"/>
        <w:jc w:val="both"/>
        <w:rPr>
          <w:lang w:val="en-US"/>
        </w:rPr>
      </w:pPr>
      <w:r w:rsidRPr="00F95562">
        <w:rPr>
          <w:b/>
          <w:lang w:val="en-US"/>
        </w:rPr>
        <w:t>Step 2 - Identifying categories</w:t>
      </w:r>
      <w:r w:rsidRPr="00F95562">
        <w:rPr>
          <w:lang w:val="en-US"/>
        </w:rPr>
        <w:t>. We reviewed in detail 20 of the previous articles to create a draft list of potential fields to include in the protocol. Starting with one of the articles we created a list of  all network details provided in any section of the article, then we added any additional network detail that was reported in each of the other articles. The result was a list of 29 fields of different reported details. These fields included from general information like the type of network used to more detailed information like the</w:t>
      </w:r>
      <w:r w:rsidRPr="00F95562">
        <w:rPr>
          <w:lang w:val="en-US"/>
        </w:rPr>
        <w:t xml:space="preserve"> criteria for inclusion or exclusion of nodes or descriptive statistics about the nodes removed from the final network. In this step we do not include any network statistic beyond network size.  We refined the list to avoid overlaps, repetitions, and long text descriptions and to strike a balance between importance, concreteness, and clarity. In narrowing down the list, we identified emergent categories that allow the grouping of the fields (Overview, data collection, nodes and ties). We then reviewed each </w:t>
      </w:r>
      <w:r w:rsidRPr="00F95562">
        <w:rPr>
          <w:lang w:val="en-US"/>
        </w:rPr>
        <w:t xml:space="preserve">of the categories in detail. We organized the information in each and added additional fields that might be needed to have a complete description of the category itself (more detail about each of the categories is provided in the next section). When in doubt regarding the existence of a field, we privileged simplicity and generalizability rather than attempting to cover all possible instantiations of network data. Our goal was to identify a minimal set of attributes that provide a complete understanding of </w:t>
      </w:r>
      <w:r w:rsidRPr="00F95562">
        <w:rPr>
          <w:lang w:val="en-US"/>
        </w:rPr>
        <w:t>an empirical network without the need to have the network (or the article) itself. By the end of this step, we had the first version of the overview, data collection, nodes and ties sections of the protocol.</w:t>
      </w:r>
    </w:p>
    <w:p w:rsidRPr="00F95562" w:rsidR="00980987" w:rsidRDefault="00533D11" w14:paraId="27A7C0C6" w14:textId="77777777">
      <w:pPr>
        <w:spacing w:line="480" w:lineRule="auto"/>
        <w:ind w:firstLine="720"/>
        <w:jc w:val="both"/>
        <w:rPr>
          <w:lang w:val="en-US"/>
        </w:rPr>
      </w:pPr>
      <w:r w:rsidRPr="00F95562">
        <w:rPr>
          <w:b/>
          <w:lang w:val="en-US"/>
        </w:rPr>
        <w:t>Step 3 - Applying the protocol</w:t>
      </w:r>
      <w:r w:rsidRPr="00F95562">
        <w:rPr>
          <w:lang w:val="en-US"/>
        </w:rPr>
        <w:t>. We applied the protocol to 5 articles to test the process of filling it. This step entailed a further refinement of some of the categories/fields. We added combined/separated fields when needed and added detailed descriptions about how to fill each of the fields (see protocol description). By the end of this step, we had a ready-to-use version of the protocol as well as an estimation of the time needed to complete it.</w:t>
      </w:r>
    </w:p>
    <w:p w:rsidRPr="00F95562" w:rsidR="00980987" w:rsidRDefault="00533D11" w14:paraId="699B37E8" w14:textId="77777777">
      <w:pPr>
        <w:spacing w:line="480" w:lineRule="auto"/>
        <w:ind w:firstLine="720"/>
        <w:jc w:val="both"/>
        <w:rPr>
          <w:lang w:val="en-US"/>
        </w:rPr>
      </w:pPr>
      <w:r w:rsidRPr="00F95562">
        <w:rPr>
          <w:b/>
          <w:lang w:val="en-US"/>
        </w:rPr>
        <w:t>Step 4 - Testing the protocol.</w:t>
      </w:r>
      <w:r w:rsidRPr="00F95562">
        <w:rPr>
          <w:lang w:val="en-US"/>
        </w:rPr>
        <w:t xml:space="preserve"> In this step, we asked five experts in social network analysis to use the protocol to describe an empirical network. They try the protocol on a network from an article or in a network built by their own. We also asked them to evaluate the protocol in terms of completeness and usefulness and to provide detailed comments regarding the clarity of the fields, categories, and descriptions. Based on the feedback obtained, we made additional improvements as well as adjustments to the descriptions of the fields th</w:t>
      </w:r>
      <w:r w:rsidRPr="00F95562">
        <w:rPr>
          <w:lang w:val="en-US"/>
        </w:rPr>
        <w:t xml:space="preserve">at were not filled correctly. </w:t>
      </w:r>
    </w:p>
    <w:p w:rsidRPr="00F95562" w:rsidR="00980987" w:rsidRDefault="00533D11" w14:paraId="02BCA02B" w14:textId="3F7E215B">
      <w:pPr>
        <w:spacing w:line="480" w:lineRule="auto"/>
        <w:ind w:firstLine="720"/>
        <w:jc w:val="both"/>
        <w:rPr>
          <w:lang w:val="en-US"/>
        </w:rPr>
      </w:pPr>
      <w:r w:rsidRPr="6A15567E" w:rsidR="00533D11">
        <w:rPr>
          <w:b w:val="1"/>
          <w:bCs w:val="1"/>
          <w:lang w:val="en-US"/>
        </w:rPr>
        <w:t>Step 5 - Extending the protocol</w:t>
      </w:r>
      <w:r w:rsidRPr="6A15567E" w:rsidR="00533D11">
        <w:rPr>
          <w:lang w:val="en-US"/>
        </w:rPr>
        <w:t>. The initial protocol was designed to fit the simplest type of networks (i.e., cross-sectional, one-mode, and with one type of relationship). In this step, we extended the protocol to fit additional types of networks (longitudinal, two-mode, and many types of relationships) using identical fields and descriptions. T</w:t>
      </w:r>
      <w:commentRangeStart w:id="2"/>
      <w:commentRangeStart w:id="3"/>
      <w:r w:rsidRPr="6A15567E" w:rsidR="00533D11">
        <w:rPr>
          <w:lang w:val="en-US"/>
        </w:rPr>
        <w:t>o complete the protocol, we also added a statistics section with some of the most important/basic statistics a researcher should report about any network.</w:t>
      </w:r>
      <w:r w:rsidRPr="6A15567E" w:rsidR="3C9AB11C">
        <w:rPr>
          <w:lang w:val="en-US"/>
        </w:rPr>
        <w:t xml:space="preserve"> While in </w:t>
      </w:r>
      <w:r w:rsidRPr="6A15567E" w:rsidR="3C9AB11C">
        <w:rPr>
          <w:lang w:val="en-US"/>
        </w:rPr>
        <w:t>previous</w:t>
      </w:r>
      <w:r w:rsidRPr="6A15567E" w:rsidR="3C9AB11C">
        <w:rPr>
          <w:lang w:val="en-US"/>
        </w:rPr>
        <w:t xml:space="preserve"> steps we focus on </w:t>
      </w:r>
      <w:r w:rsidRPr="6A15567E" w:rsidR="3C9AB11C">
        <w:rPr>
          <w:lang w:val="en-US"/>
        </w:rPr>
        <w:t>represnting</w:t>
      </w:r>
      <w:r w:rsidRPr="6A15567E" w:rsidR="3C9AB11C">
        <w:rPr>
          <w:lang w:val="en-US"/>
        </w:rPr>
        <w:t xml:space="preserve"> the details about the process on data collection, we added here fields </w:t>
      </w:r>
      <w:r w:rsidRPr="6A15567E" w:rsidR="3C9AB11C">
        <w:rPr>
          <w:lang w:val="en-US"/>
        </w:rPr>
        <w:t>relatied</w:t>
      </w:r>
      <w:r w:rsidRPr="6A15567E" w:rsidR="3C9AB11C">
        <w:rPr>
          <w:lang w:val="en-US"/>
        </w:rPr>
        <w:t xml:space="preserve"> to the network statistics which are nee</w:t>
      </w:r>
      <w:r w:rsidRPr="6A15567E" w:rsidR="68900543">
        <w:rPr>
          <w:lang w:val="en-US"/>
        </w:rPr>
        <w:t xml:space="preserve">ded for data </w:t>
      </w:r>
      <w:r w:rsidRPr="6A15567E" w:rsidR="68900543">
        <w:rPr>
          <w:lang w:val="en-US"/>
        </w:rPr>
        <w:t xml:space="preserve">comparability. </w:t>
      </w:r>
      <w:commentRangeEnd w:id="2"/>
      <w:r>
        <w:rPr>
          <w:rStyle w:val="CommentReference"/>
        </w:rPr>
        <w:commentReference w:id="2"/>
      </w:r>
      <w:commentRangeEnd w:id="3"/>
      <w:r>
        <w:rPr>
          <w:rStyle w:val="CommentReference"/>
        </w:rPr>
        <w:commentReference w:id="3"/>
      </w:r>
    </w:p>
    <w:p w:rsidRPr="00F95562" w:rsidR="00980987" w:rsidRDefault="00980987" w14:paraId="19593FC8" w14:textId="77777777">
      <w:pPr>
        <w:jc w:val="both"/>
        <w:rPr>
          <w:lang w:val="en-US"/>
        </w:rPr>
      </w:pPr>
    </w:p>
    <w:p w:rsidRPr="00F95562" w:rsidR="00980987" w:rsidRDefault="00533D11" w14:paraId="0FF08AF1" w14:textId="77777777">
      <w:pPr>
        <w:spacing w:line="480" w:lineRule="auto"/>
        <w:jc w:val="both"/>
        <w:rPr>
          <w:b/>
          <w:lang w:val="en-US"/>
        </w:rPr>
      </w:pPr>
      <w:r w:rsidRPr="00F95562">
        <w:rPr>
          <w:b/>
          <w:lang w:val="en-US"/>
        </w:rPr>
        <w:t>Components of the protocol</w:t>
      </w:r>
    </w:p>
    <w:p w:rsidRPr="00F95562" w:rsidR="00980987" w:rsidRDefault="00533D11" w14:paraId="1A0EFB45" w14:textId="77777777">
      <w:pPr>
        <w:spacing w:line="480" w:lineRule="auto"/>
        <w:ind w:firstLine="720"/>
        <w:jc w:val="both"/>
        <w:rPr>
          <w:lang w:val="en-US"/>
        </w:rPr>
      </w:pPr>
      <w:r w:rsidRPr="00F95562">
        <w:rPr>
          <w:lang w:val="en-US"/>
        </w:rPr>
        <w:t xml:space="preserve">We provide a full description of the protocol, which includes instructions on how to fill in each field, in Appendix XXX. In the next paragraphs, we provide a brief explanation of each of the sections of the protocol. </w:t>
      </w:r>
    </w:p>
    <w:p w:rsidRPr="00F95562" w:rsidR="00980987" w:rsidRDefault="00533D11" w14:paraId="4BCA56FD" w14:textId="77777777">
      <w:pPr>
        <w:spacing w:line="480" w:lineRule="auto"/>
        <w:ind w:firstLine="720"/>
        <w:jc w:val="both"/>
        <w:rPr>
          <w:lang w:val="en-US"/>
        </w:rPr>
      </w:pPr>
      <w:r w:rsidRPr="00F95562">
        <w:rPr>
          <w:b/>
          <w:lang w:val="en-US"/>
        </w:rPr>
        <w:t xml:space="preserve">Overview. </w:t>
      </w:r>
      <w:r w:rsidRPr="00F95562">
        <w:rPr>
          <w:lang w:val="en-US"/>
        </w:rPr>
        <w:t>The overview section is designed to give readers a general understanding of the network (data type, number of modes, waves, and relationships) and the empirical context (time and place). Network data is cross-sectional when it comprises information in a single time frame (e.g., all flights between European cities in summer 2021 are represented in a single network). By contrast, network data is longitudinal when it represents multiple time frames (e.g., the monthly network for flights between European cities</w:t>
      </w:r>
      <w:r w:rsidRPr="00F95562">
        <w:rPr>
          <w:lang w:val="en-US"/>
        </w:rPr>
        <w:t xml:space="preserve"> in June, July, and August 2021). Networks can also be one-mode or two-mode. While one-mode networks represent relationships between the same type of entities (e.g., two cities), two-mode networks include relationships between two different kinds of entities (e.g., individuals and events). Finally, network data can be univariate or multivariate. Univariate data include only one type of relationship between entities (e.g., flights); multivariate data include various networks between the same entities but wit</w:t>
      </w:r>
      <w:r w:rsidRPr="00F95562">
        <w:rPr>
          <w:lang w:val="en-US"/>
        </w:rPr>
        <w:t xml:space="preserve">h relationships of different types (e.g., flights and economic exchanges). Furthermore, empirical networks are also anchored in time (e.g., summer 2021) and space (e.g., Europe). </w:t>
      </w:r>
    </w:p>
    <w:p w:rsidRPr="00F95562" w:rsidR="00980987" w:rsidRDefault="00533D11" w14:paraId="2C780858" w14:textId="77777777">
      <w:pPr>
        <w:spacing w:line="480" w:lineRule="auto"/>
        <w:ind w:firstLine="720"/>
        <w:jc w:val="both"/>
        <w:rPr>
          <w:i/>
          <w:lang w:val="en-US"/>
        </w:rPr>
      </w:pPr>
      <w:r w:rsidRPr="6A15567E" w:rsidR="00533D11">
        <w:rPr>
          <w:lang w:val="en-US"/>
        </w:rPr>
        <w:t xml:space="preserve">A one-line description of the network should encapsulate this information, which should give a reader a complete overview of the social network data being studied (including information about the nature of nodes and ties). A clear description of a network might be, for example, </w:t>
      </w:r>
      <w:r w:rsidRPr="6A15567E" w:rsidR="00533D11">
        <w:rPr>
          <w:i w:val="1"/>
          <w:iCs w:val="1"/>
          <w:lang w:val="en-US"/>
        </w:rPr>
        <w:t>A set of friendship and advice networks between Italian university students in January and July 202</w:t>
      </w:r>
      <w:commentRangeStart w:id="4"/>
      <w:r w:rsidRPr="6A15567E" w:rsidR="00533D11">
        <w:rPr>
          <w:i w:val="1"/>
          <w:iCs w:val="1"/>
          <w:lang w:val="en-US"/>
        </w:rPr>
        <w:t>1.</w:t>
      </w:r>
      <w:r w:rsidRPr="6A15567E" w:rsidR="00533D11">
        <w:rPr>
          <w:lang w:val="en-US"/>
        </w:rPr>
        <w:t xml:space="preserve"> </w:t>
      </w:r>
      <w:commentRangeEnd w:id="4"/>
      <w:r>
        <w:rPr>
          <w:rStyle w:val="CommentReference"/>
        </w:rPr>
        <w:commentReference w:id="4"/>
      </w:r>
    </w:p>
    <w:p w:rsidRPr="00F95562" w:rsidR="00980987" w:rsidRDefault="00533D11" w14:paraId="13E4E90B" w14:textId="77777777">
      <w:pPr>
        <w:spacing w:line="480" w:lineRule="auto"/>
        <w:ind w:firstLine="720"/>
        <w:jc w:val="both"/>
        <w:rPr>
          <w:lang w:val="en-US"/>
        </w:rPr>
      </w:pPr>
      <w:r w:rsidRPr="6A15567E" w:rsidR="00533D11">
        <w:rPr>
          <w:b w:val="1"/>
          <w:bCs w:val="1"/>
          <w:lang w:val="en-US"/>
        </w:rPr>
        <w:t xml:space="preserve">Data collection. </w:t>
      </w:r>
      <w:r w:rsidRPr="6A15567E" w:rsidR="00533D11">
        <w:rPr>
          <w:lang w:val="en-US"/>
        </w:rPr>
        <w:t xml:space="preserve">The data collection section has been designed to provide readers with the necessary details about the </w:t>
      </w:r>
      <w:commentRangeStart w:id="43411490"/>
      <w:r w:rsidRPr="6A15567E" w:rsidR="00533D11">
        <w:rPr>
          <w:lang w:val="en-US"/>
        </w:rPr>
        <w:t>source of the data.</w:t>
      </w:r>
      <w:commentRangeEnd w:id="43411490"/>
      <w:r>
        <w:rPr>
          <w:rStyle w:val="CommentReference"/>
        </w:rPr>
        <w:commentReference w:id="43411490"/>
      </w:r>
      <w:r w:rsidRPr="6A15567E" w:rsidR="00533D11">
        <w:rPr>
          <w:lang w:val="en-US"/>
        </w:rPr>
        <w:t xml:space="preserve"> While networks can have the same description (e.g., a network of flights between European cities in the summer of 2021), data sources can differ widely.</w:t>
      </w:r>
    </w:p>
    <w:p w:rsidRPr="00F95562" w:rsidR="00980987" w:rsidRDefault="00533D11" w14:paraId="4FCD1300" w14:textId="77777777">
      <w:pPr>
        <w:spacing w:line="480" w:lineRule="auto"/>
        <w:ind w:firstLine="720"/>
        <w:jc w:val="both"/>
        <w:rPr>
          <w:lang w:val="en-US"/>
        </w:rPr>
      </w:pPr>
      <w:r w:rsidRPr="00F95562">
        <w:rPr>
          <w:lang w:val="en-US"/>
        </w:rPr>
        <w:t>Network data can be assembled from different sources: archival sources (e.g., airports registers of flights arrivals/departures or airlines routes of flights), direct observations (e.g., registering all flights arriving/ departing to the platforms by looking into information screens or airports runways itself), sociometric questionnaires or interviews (e.g., asking the air flight controllers to report or remember every flight arrival/departure during his working turn) or from more general surveys (e.g., a s</w:t>
      </w:r>
      <w:r w:rsidRPr="00F95562">
        <w:rPr>
          <w:lang w:val="en-US"/>
        </w:rPr>
        <w:t xml:space="preserve">urvey made by the airports about employees workload, in which air traffic controllers, baggage handlers, aircraft fuelers or other workers reported the information about the flights they managed), among others.  </w:t>
      </w:r>
    </w:p>
    <w:p w:rsidRPr="00F95562" w:rsidR="00980987" w:rsidRDefault="00533D11" w14:paraId="095ED632" w14:textId="77777777">
      <w:pPr>
        <w:spacing w:line="480" w:lineRule="auto"/>
        <w:ind w:firstLine="720"/>
        <w:jc w:val="both"/>
        <w:rPr>
          <w:lang w:val="en-US"/>
        </w:rPr>
      </w:pPr>
      <w:r w:rsidRPr="00F95562">
        <w:rPr>
          <w:b/>
          <w:lang w:val="en-US"/>
        </w:rPr>
        <w:t xml:space="preserve">Nodes. </w:t>
      </w:r>
      <w:r w:rsidRPr="00F95562">
        <w:rPr>
          <w:lang w:val="en-US"/>
        </w:rPr>
        <w:t>Any social network is composed of a set of nodes (e.g., cities) associated together through at least one type of tie (e.g., flights) (Wasserman and Faust, XXX). Nodes can be of many different types (e.g., cities, employees, students, etc). While no formal classification of all potential types of nodes exists, we organize them based on a two-level categorization (i.e., general and specific). In the first level category (the most general), nodes can represent individuals, animals, words, places, and so on. No</w:t>
      </w:r>
      <w:r w:rsidRPr="00F95562">
        <w:rPr>
          <w:lang w:val="en-US"/>
        </w:rPr>
        <w:t>des can be classified within each category using a more specific, second-level category. For instance, individuals can be of many types (e.g., students, politicians, employees, etc). The same applies to other groups like animals (e.g., cats, dogs, cows, dolphins, etc.), words (e.g., verbs, adjectives, nouns, etc.), places (e.g., cities, buildings, countries, etc.), and so on. We provide an initial list of categories and sub-categories, but these are suggested and users can identify their dataset using their</w:t>
      </w:r>
      <w:r w:rsidRPr="00F95562">
        <w:rPr>
          <w:lang w:val="en-US"/>
        </w:rPr>
        <w:t xml:space="preserve"> own category and sub-category.  A potential benefit of having a social network protocol might be the possibility of establishing a comprehensive classification of nodes.</w:t>
      </w:r>
    </w:p>
    <w:p w:rsidRPr="00F95562" w:rsidR="00980987" w:rsidRDefault="00533D11" w14:paraId="164C04EC" w14:textId="77777777">
      <w:pPr>
        <w:spacing w:line="480" w:lineRule="auto"/>
        <w:ind w:firstLine="720"/>
        <w:jc w:val="both"/>
        <w:rPr>
          <w:lang w:val="en-US"/>
        </w:rPr>
      </w:pPr>
      <w:r w:rsidRPr="00F95562">
        <w:rPr>
          <w:lang w:val="en-US"/>
        </w:rPr>
        <w:t>Nodes in a network are finite (i.e., they are limited in number). This means nodes are bounded in one way or another. The boundary of a network represents the outcome of a decision process from the researcher guided by a variety of theoretical or empirical considerations (see XXX for more information about boundaries in network research). Once a network boundary has been established, researchers might still need to exclude some nodes from the network for practical reasons (e.g., not having enough data about</w:t>
      </w:r>
      <w:r w:rsidRPr="00F95562">
        <w:rPr>
          <w:lang w:val="en-US"/>
        </w:rPr>
        <w:t xml:space="preserve"> a given employee), theoretical reasons (e.g.,  an employee being isolated), or other conceptual reasons (e.g., no longer being employees of the company). Furthermore, in some cases, researchers may need to manipulate and transform nodes to obtain a final network. For instance, researchers may need to aggregate multiple nodes into one. For instance, Malpensa, Bergamo, and Linate airports could be aggregated into a single node representing airports in Milan.  </w:t>
      </w:r>
    </w:p>
    <w:p w:rsidRPr="00F95562" w:rsidR="00980987" w:rsidRDefault="00533D11" w14:paraId="7D659385" w14:textId="77777777">
      <w:pPr>
        <w:spacing w:line="480" w:lineRule="auto"/>
        <w:ind w:firstLine="720"/>
        <w:jc w:val="both"/>
        <w:rPr>
          <w:lang w:val="en-US"/>
        </w:rPr>
      </w:pPr>
      <w:r w:rsidRPr="00F95562">
        <w:rPr>
          <w:lang w:val="en-US"/>
        </w:rPr>
        <w:t xml:space="preserve">While node classifications are often clear-cut, network boundaries, exclusions, and transformations represent decisions researchers make while building the final representation of their networks. Explicitly writing these decisions is part of ensuring replicability, good practices, and transparency in social network research. </w:t>
      </w:r>
    </w:p>
    <w:p w:rsidRPr="00F95562" w:rsidR="00980987" w:rsidRDefault="00533D11" w14:paraId="3CD94197" w14:textId="77777777">
      <w:pPr>
        <w:spacing w:line="480" w:lineRule="auto"/>
        <w:ind w:firstLine="720"/>
        <w:jc w:val="both"/>
        <w:rPr>
          <w:lang w:val="en-US"/>
        </w:rPr>
      </w:pPr>
      <w:r w:rsidRPr="00F95562">
        <w:rPr>
          <w:b/>
          <w:lang w:val="en-US"/>
        </w:rPr>
        <w:t xml:space="preserve">Ties. </w:t>
      </w:r>
      <w:r w:rsidRPr="00F95562">
        <w:rPr>
          <w:lang w:val="en-US"/>
        </w:rPr>
        <w:t xml:space="preserve">Ties in a network can be of different types </w:t>
      </w:r>
      <w:r w:rsidRPr="00F95562">
        <w:rPr>
          <w:lang w:val="en-US"/>
        </w:rPr>
        <w:t>(e.g., flights, friendship, communication, etc.). We build on the classification provided by Borgatti et al. (2009) to organize types of ties based on a two-level categorization. In the first level category (the most general), ties represent similarities, social relations, interactions or flows. Within each of these categories, ties can be classified using a more specific, second-level category. For instance, similarities can be of multiple types (e.g., Location, membership or attribute). The same applies t</w:t>
      </w:r>
      <w:r w:rsidRPr="00F95562">
        <w:rPr>
          <w:lang w:val="en-US"/>
        </w:rPr>
        <w:t>o other groups like social relations (e.g., based on kinship, affective or cognitive) or flows (e.g., resources, information, etc), and so on. Similar to the classification for nodes, we provide a suggested list but users are free to select their own category and subcategory, if needed</w:t>
      </w:r>
    </w:p>
    <w:p w:rsidRPr="00F95562" w:rsidR="00980987" w:rsidRDefault="00533D11" w14:paraId="75B60376" w14:textId="77777777">
      <w:pPr>
        <w:spacing w:line="480" w:lineRule="auto"/>
        <w:ind w:firstLine="720"/>
        <w:jc w:val="both"/>
        <w:rPr>
          <w:lang w:val="en-US"/>
        </w:rPr>
      </w:pPr>
      <w:r w:rsidRPr="00F95562">
        <w:rPr>
          <w:lang w:val="en-US"/>
        </w:rPr>
        <w:t>Furthermore, ties can be directed (e.g., flight departure and destination) or undirected (e.g., flight route). In some types of networks, self-links are also allowed (e.g., self-citations in articles). Ties might also have weights, that is, values that characterize the relationship between nodes. Weights can represent many different things depending on the nature of the tie (e.g., amount of flights between cities, frequency of encounters, the strength of a friendship, etc.). This also means weights can vary</w:t>
      </w:r>
      <w:r w:rsidRPr="00F95562">
        <w:rPr>
          <w:lang w:val="en-US"/>
        </w:rPr>
        <w:t xml:space="preserve"> in range. Weights and their range should be reported in network articles. Similarly to nodes, researchers may need to transform ties (e.g., through dichotomization, Burt 2004) or to impose restrictions during data collection, such as a maximum outdegree. Researchers using survey instruments to capture ties should also specify the name generator(s), type of name generator (free recall or roster), and name interpreter(s) they used. </w:t>
      </w:r>
    </w:p>
    <w:p w:rsidR="00980987" w:rsidRDefault="00533D11" w14:paraId="62AFBC41" w14:textId="77777777">
      <w:pPr>
        <w:spacing w:line="480" w:lineRule="auto"/>
        <w:ind w:firstLine="720"/>
        <w:jc w:val="both"/>
        <w:rPr>
          <w:lang w:val="en-US"/>
        </w:rPr>
      </w:pPr>
      <w:r w:rsidRPr="00F95562">
        <w:rPr>
          <w:b/>
          <w:lang w:val="en-US"/>
        </w:rPr>
        <w:t xml:space="preserve">Statistics. </w:t>
      </w:r>
      <w:r w:rsidRPr="00F95562">
        <w:rPr>
          <w:lang w:val="en-US"/>
        </w:rPr>
        <w:t>Finally, empirical networks should be described using a limited set of network statistics that capture some of the key characteristics of the network. We distinguish between basic characteristics such as network size and number of ties (as well as response rate in the case of a survey) and more advanced statistics (density, average path length, average degree, number of isolates, clustering coefficient, degree centralization (or in- out-degree centralization if directed), reciprocity (if directed), number o</w:t>
      </w:r>
      <w:r w:rsidRPr="00F95562">
        <w:rPr>
          <w:lang w:val="en-US"/>
        </w:rPr>
        <w:t>f new and lost ties for longitudinal data). For the more advanced statistics, we focused on the minimum number of statistics that enable accurately characterizing the overall structure of a network (see Bagrow et al., 2022 for a similar set of statistics). We acknowledge that much more information could be included in this section. We strived to reach a balance between simplicity and completeness.</w:t>
      </w:r>
    </w:p>
    <w:p w:rsidRPr="00F95562" w:rsidR="00772CD1" w:rsidRDefault="00772CD1" w14:paraId="2328760A" w14:textId="77777777">
      <w:pPr>
        <w:spacing w:line="480" w:lineRule="auto"/>
        <w:ind w:firstLine="720"/>
        <w:jc w:val="both"/>
        <w:rPr>
          <w:lang w:val="en-US"/>
        </w:rPr>
      </w:pPr>
    </w:p>
    <w:p w:rsidR="00F95562" w:rsidP="00F95562" w:rsidRDefault="00F95562" w14:paraId="6169DA08" w14:textId="77777777">
      <w:pPr>
        <w:jc w:val="both"/>
        <w:rPr>
          <w:lang w:val="en-US"/>
        </w:rPr>
      </w:pPr>
      <w:r>
        <w:rPr>
          <w:b/>
          <w:bCs/>
          <w:lang w:val="en-US"/>
        </w:rPr>
        <w:t>Protocol examples</w:t>
      </w:r>
    </w:p>
    <w:p w:rsidR="00F95562" w:rsidP="00F95562" w:rsidRDefault="00F95562" w14:paraId="4F4D5DB6" w14:textId="77777777">
      <w:pPr>
        <w:jc w:val="both"/>
        <w:rPr>
          <w:lang w:val="en-US"/>
        </w:rPr>
      </w:pPr>
    </w:p>
    <w:p w:rsidR="009E6BD0" w:rsidP="004E73AB" w:rsidRDefault="00F95562" w14:paraId="190E174C" w14:textId="5CDEEF74">
      <w:pPr>
        <w:spacing w:line="480" w:lineRule="auto"/>
        <w:jc w:val="both"/>
        <w:rPr>
          <w:lang w:val="en-US"/>
        </w:rPr>
      </w:pPr>
      <w:r w:rsidRPr="208D3DC9">
        <w:rPr>
          <w:lang w:val="en-US"/>
        </w:rPr>
        <w:t xml:space="preserve">Figure 1 shows an example of </w:t>
      </w:r>
      <w:r w:rsidRPr="208D3DC9" w:rsidR="009E6BD0">
        <w:rPr>
          <w:lang w:val="en-US"/>
        </w:rPr>
        <w:t xml:space="preserve">a filled </w:t>
      </w:r>
      <w:r w:rsidRPr="208D3DC9">
        <w:rPr>
          <w:lang w:val="en-US"/>
        </w:rPr>
        <w:t>protocol using</w:t>
      </w:r>
      <w:r w:rsidRPr="208D3DC9" w:rsidR="009E6BD0">
        <w:rPr>
          <w:lang w:val="en-US"/>
        </w:rPr>
        <w:t xml:space="preserve"> Padgett´s well</w:t>
      </w:r>
      <w:r w:rsidRPr="208D3DC9" w:rsidR="004E73AB">
        <w:rPr>
          <w:lang w:val="en-US"/>
        </w:rPr>
        <w:t>-</w:t>
      </w:r>
      <w:r w:rsidRPr="208D3DC9" w:rsidR="009E6BD0">
        <w:rPr>
          <w:lang w:val="en-US"/>
        </w:rPr>
        <w:t xml:space="preserve">known </w:t>
      </w:r>
      <w:r w:rsidRPr="208D3DC9" w:rsidR="00C934D3">
        <w:rPr>
          <w:lang w:val="en-US"/>
        </w:rPr>
        <w:t xml:space="preserve">networks using the data </w:t>
      </w:r>
      <w:r w:rsidRPr="208D3DC9" w:rsidR="007E670A">
        <w:rPr>
          <w:lang w:val="en-US"/>
        </w:rPr>
        <w:t>available in UCINET</w:t>
      </w:r>
      <w:r w:rsidRPr="208D3DC9" w:rsidR="00C934D3">
        <w:rPr>
          <w:lang w:val="en-US"/>
        </w:rPr>
        <w:t>´s</w:t>
      </w:r>
      <w:r w:rsidRPr="208D3DC9" w:rsidR="007E670A">
        <w:rPr>
          <w:lang w:val="en-US"/>
        </w:rPr>
        <w:t xml:space="preserve"> database</w:t>
      </w:r>
      <w:r w:rsidRPr="208D3DC9" w:rsidR="00C04865">
        <w:rPr>
          <w:lang w:val="en-US"/>
        </w:rPr>
        <w:t xml:space="preserve"> (xxx)</w:t>
      </w:r>
      <w:r w:rsidRPr="208D3DC9" w:rsidR="009E6BD0">
        <w:rPr>
          <w:lang w:val="en-US"/>
        </w:rPr>
        <w:t>. For the sake of simplicity in this first example we only included information about marriage relationships; in Figure 2, we show an example of the protocol including both marriage and economic relationships at the same time.</w:t>
      </w:r>
      <w:r w:rsidRPr="208D3DC9" w:rsidR="004E73AB">
        <w:rPr>
          <w:lang w:val="en-US"/>
        </w:rPr>
        <w:t xml:space="preserve"> In what follows we provide a short explanation about the filling process.</w:t>
      </w:r>
    </w:p>
    <w:p w:rsidR="004E73AB" w:rsidP="00F95562" w:rsidRDefault="004E73AB" w14:paraId="71266303" w14:textId="77777777">
      <w:pPr>
        <w:jc w:val="both"/>
        <w:rPr>
          <w:lang w:val="en-US"/>
        </w:rPr>
      </w:pPr>
    </w:p>
    <w:p w:rsidR="004E73AB" w:rsidP="00F95562" w:rsidRDefault="004E73AB" w14:paraId="778450C2" w14:textId="1D7C5F82">
      <w:pPr>
        <w:jc w:val="both"/>
        <w:rPr>
          <w:lang w:val="en-US"/>
        </w:rPr>
      </w:pPr>
      <w:r>
        <w:rPr>
          <w:lang w:val="en-US"/>
        </w:rPr>
        <w:t>Example 1</w:t>
      </w:r>
    </w:p>
    <w:p w:rsidR="004E73AB" w:rsidP="00F95562" w:rsidRDefault="004E73AB" w14:paraId="19FCAF75" w14:textId="77777777">
      <w:pPr>
        <w:jc w:val="both"/>
        <w:rPr>
          <w:lang w:val="en-US"/>
        </w:rPr>
      </w:pPr>
    </w:p>
    <w:p w:rsidRPr="008A6989" w:rsidR="00C934D3" w:rsidP="7B96E0D9" w:rsidRDefault="004E73AB" w14:paraId="346FAED6" w14:textId="2C4FBFB3">
      <w:pPr>
        <w:pStyle w:val="Normal"/>
        <w:suppressLineNumbers w:val="0"/>
        <w:bidi w:val="0"/>
        <w:spacing w:before="0" w:beforeAutospacing="off" w:after="0" w:afterAutospacing="off" w:line="480" w:lineRule="auto"/>
        <w:ind w:left="0" w:right="0"/>
        <w:jc w:val="both"/>
        <w:rPr>
          <w:lang w:val="en-US"/>
        </w:rPr>
      </w:pPr>
      <w:r w:rsidRPr="7B96E0D9" w:rsidR="004E73AB">
        <w:rPr>
          <w:lang w:val="en-US"/>
        </w:rPr>
        <w:t>The first section of the protocol is the overview, we include</w:t>
      </w:r>
      <w:r w:rsidRPr="7B96E0D9" w:rsidR="00772CD1">
        <w:rPr>
          <w:lang w:val="en-US"/>
        </w:rPr>
        <w:t>d</w:t>
      </w:r>
      <w:r w:rsidRPr="7B96E0D9" w:rsidR="004E73AB">
        <w:rPr>
          <w:lang w:val="en-US"/>
        </w:rPr>
        <w:t xml:space="preserve"> here general information about </w:t>
      </w:r>
      <w:r w:rsidRPr="7B96E0D9" w:rsidR="00772CD1">
        <w:rPr>
          <w:lang w:val="en-US"/>
        </w:rPr>
        <w:t xml:space="preserve">the network. While the information registered in the overview section should be simple, authors should also </w:t>
      </w:r>
      <w:r w:rsidRPr="7B96E0D9" w:rsidR="007E670A">
        <w:rPr>
          <w:lang w:val="en-US"/>
        </w:rPr>
        <w:t xml:space="preserve">aim for preciseness. In the </w:t>
      </w:r>
      <w:r w:rsidRPr="7B96E0D9" w:rsidR="007E670A">
        <w:rPr>
          <w:i w:val="1"/>
          <w:iCs w:val="1"/>
          <w:lang w:val="en-US"/>
        </w:rPr>
        <w:t xml:space="preserve">description of the network, </w:t>
      </w:r>
      <w:r w:rsidRPr="7B96E0D9" w:rsidR="007E670A">
        <w:rPr>
          <w:lang w:val="en-US"/>
        </w:rPr>
        <w:t>we included a short but comprehensive phrase encompassing what was represented in the network: “Marriage relationships among Renaissance Florentine</w:t>
      </w:r>
      <w:r w:rsidRPr="7B96E0D9" w:rsidR="5D46D1DE">
        <w:rPr>
          <w:lang w:val="en-US"/>
        </w:rPr>
        <w:t xml:space="preserve"> elite</w:t>
      </w:r>
      <w:r w:rsidRPr="7B96E0D9" w:rsidR="007E670A">
        <w:rPr>
          <w:lang w:val="en-US"/>
        </w:rPr>
        <w:t xml:space="preserve"> families locked in a struggle for political control of the city of Florence in around 1430”. The </w:t>
      </w:r>
      <w:r w:rsidRPr="7B96E0D9" w:rsidR="007E670A">
        <w:rPr>
          <w:i w:val="1"/>
          <w:iCs w:val="1"/>
          <w:lang w:val="en-US"/>
        </w:rPr>
        <w:t>network data type</w:t>
      </w:r>
      <w:r w:rsidRPr="7B96E0D9" w:rsidR="007E670A">
        <w:rPr>
          <w:lang w:val="en-US"/>
        </w:rPr>
        <w:t xml:space="preserve"> is cross-sectional as data corresponds to one moment in</w:t>
      </w:r>
      <w:r w:rsidRPr="7B96E0D9" w:rsidR="00C934D3">
        <w:rPr>
          <w:lang w:val="en-US"/>
        </w:rPr>
        <w:t xml:space="preserve"> time and univariate as </w:t>
      </w:r>
      <w:r w:rsidRPr="7B96E0D9" w:rsidR="00A04140">
        <w:rPr>
          <w:lang w:val="en-US"/>
        </w:rPr>
        <w:t xml:space="preserve">in this </w:t>
      </w:r>
      <w:r w:rsidRPr="7B96E0D9" w:rsidR="7D009DAF">
        <w:rPr>
          <w:lang w:val="en-US"/>
        </w:rPr>
        <w:t>example</w:t>
      </w:r>
      <w:r w:rsidRPr="7B96E0D9" w:rsidR="148B7BD4">
        <w:rPr>
          <w:lang w:val="en-US"/>
        </w:rPr>
        <w:t>,</w:t>
      </w:r>
      <w:r w:rsidRPr="7B96E0D9" w:rsidR="00A04140">
        <w:rPr>
          <w:lang w:val="en-US"/>
        </w:rPr>
        <w:t xml:space="preserve"> </w:t>
      </w:r>
      <w:r w:rsidRPr="7B96E0D9" w:rsidR="00C934D3">
        <w:rPr>
          <w:lang w:val="en-US"/>
        </w:rPr>
        <w:t xml:space="preserve">we are only including one type of relationship (i.e., marriage relationships). Network </w:t>
      </w:r>
      <w:r w:rsidRPr="7B96E0D9" w:rsidR="00C934D3">
        <w:rPr>
          <w:i w:val="1"/>
          <w:iCs w:val="1"/>
          <w:lang w:val="en-US"/>
        </w:rPr>
        <w:t>mode</w:t>
      </w:r>
      <w:r w:rsidRPr="7B96E0D9" w:rsidR="00C934D3">
        <w:rPr>
          <w:lang w:val="en-US"/>
        </w:rPr>
        <w:t xml:space="preserve"> is one-mode because nodes only </w:t>
      </w:r>
      <w:r w:rsidRPr="7B96E0D9" w:rsidR="00C934D3">
        <w:rPr>
          <w:lang w:val="en-US"/>
        </w:rPr>
        <w:t>represent</w:t>
      </w:r>
      <w:r w:rsidRPr="7B96E0D9" w:rsidR="00C934D3">
        <w:rPr>
          <w:lang w:val="en-US"/>
        </w:rPr>
        <w:t xml:space="preserve"> one type of entity (i.e., families). The </w:t>
      </w:r>
      <w:r w:rsidRPr="7B96E0D9" w:rsidR="00C934D3">
        <w:rPr>
          <w:i w:val="1"/>
          <w:iCs w:val="1"/>
          <w:lang w:val="en-US"/>
        </w:rPr>
        <w:t>number of waves</w:t>
      </w:r>
      <w:r w:rsidRPr="7B96E0D9" w:rsidR="00C934D3">
        <w:rPr>
          <w:lang w:val="en-US"/>
        </w:rPr>
        <w:t xml:space="preserve"> field has been removed from the protocol as data is not longitudinal. The </w:t>
      </w:r>
      <w:r w:rsidRPr="7B96E0D9" w:rsidR="00C934D3">
        <w:rPr>
          <w:i w:val="1"/>
          <w:iCs w:val="1"/>
          <w:lang w:val="en-US"/>
        </w:rPr>
        <w:t xml:space="preserve">number of relationships </w:t>
      </w:r>
      <w:r w:rsidRPr="7B96E0D9" w:rsidR="00C934D3">
        <w:rPr>
          <w:lang w:val="en-US"/>
        </w:rPr>
        <w:t xml:space="preserve">is 1 as the data is Univariate. Please note that </w:t>
      </w:r>
      <w:r w:rsidRPr="7B96E0D9" w:rsidR="001666BE">
        <w:rPr>
          <w:lang w:val="en-US"/>
        </w:rPr>
        <w:t xml:space="preserve">while in this case filling this field might seem redundant, if there were more than one relationship knowing straightaway how many relationships there are would be central to get a general idea of the structure of the data. The </w:t>
      </w:r>
      <w:r w:rsidRPr="7B96E0D9" w:rsidR="001666BE">
        <w:rPr>
          <w:i w:val="1"/>
          <w:iCs w:val="1"/>
          <w:lang w:val="en-US"/>
        </w:rPr>
        <w:t>date</w:t>
      </w:r>
      <w:r w:rsidRPr="7B96E0D9" w:rsidR="001666BE">
        <w:rPr>
          <w:lang w:val="en-US"/>
        </w:rPr>
        <w:t xml:space="preserve"> field included both the </w:t>
      </w:r>
      <w:r w:rsidRPr="7B96E0D9" w:rsidR="001666BE">
        <w:rPr>
          <w:lang w:val="en-US"/>
        </w:rPr>
        <w:t>initial</w:t>
      </w:r>
      <w:r w:rsidRPr="7B96E0D9" w:rsidR="001666BE">
        <w:rPr>
          <w:lang w:val="en-US"/>
        </w:rPr>
        <w:t xml:space="preserve"> date and final dates of data collection</w:t>
      </w:r>
      <w:r w:rsidRPr="7B96E0D9" w:rsidR="0032582E">
        <w:rPr>
          <w:lang w:val="en-US"/>
        </w:rPr>
        <w:t>.</w:t>
      </w:r>
      <w:r w:rsidRPr="7B96E0D9" w:rsidR="001666BE">
        <w:rPr>
          <w:lang w:val="en-US"/>
        </w:rPr>
        <w:t xml:space="preserve"> </w:t>
      </w:r>
      <w:r w:rsidRPr="7B96E0D9" w:rsidR="0032582E">
        <w:rPr>
          <w:lang w:val="en-US"/>
        </w:rPr>
        <w:t>Please note that while specific dates are preferred (dd/mm/</w:t>
      </w:r>
      <w:r w:rsidRPr="7B96E0D9" w:rsidR="0032582E">
        <w:rPr>
          <w:lang w:val="en-US"/>
        </w:rPr>
        <w:t>y</w:t>
      </w:r>
      <w:r w:rsidRPr="7B96E0D9" w:rsidR="008763BF">
        <w:rPr>
          <w:lang w:val="en-US"/>
        </w:rPr>
        <w:t>yy</w:t>
      </w:r>
      <w:r w:rsidRPr="7B96E0D9" w:rsidR="0032582E">
        <w:rPr>
          <w:lang w:val="en-US"/>
        </w:rPr>
        <w:t>y</w:t>
      </w:r>
      <w:r w:rsidRPr="7B96E0D9" w:rsidR="0032582E">
        <w:rPr>
          <w:lang w:val="en-US"/>
        </w:rPr>
        <w:t xml:space="preserve">), we are limited here to years information as this was the only information available on Padgett´s original article. </w:t>
      </w:r>
      <w:r w:rsidRPr="7B96E0D9" w:rsidR="0032582E">
        <w:rPr>
          <w:color w:val="FF0000"/>
          <w:lang w:val="en-US"/>
        </w:rPr>
        <w:t>Also note that</w:t>
      </w:r>
      <w:r w:rsidRPr="7B96E0D9" w:rsidR="00B7548E">
        <w:rPr>
          <w:color w:val="FF0000"/>
          <w:lang w:val="en-US"/>
        </w:rPr>
        <w:t xml:space="preserve"> although data is not longitudinal, we kept all the three date entries to avoid generating any confusion about which field corresponds to which information</w:t>
      </w:r>
      <w:r w:rsidRPr="7B96E0D9" w:rsidR="00B7548E">
        <w:rPr>
          <w:lang w:val="en-US"/>
        </w:rPr>
        <w:t xml:space="preserve">. First field </w:t>
      </w:r>
      <w:r w:rsidRPr="7B96E0D9" w:rsidR="008A6989">
        <w:rPr>
          <w:lang w:val="en-US"/>
        </w:rPr>
        <w:t xml:space="preserve">is </w:t>
      </w:r>
      <w:r w:rsidRPr="7B96E0D9" w:rsidR="00B7548E">
        <w:rPr>
          <w:lang w:val="en-US"/>
        </w:rPr>
        <w:t xml:space="preserve">for the </w:t>
      </w:r>
      <w:r w:rsidRPr="7B96E0D9" w:rsidR="00B7548E">
        <w:rPr>
          <w:lang w:val="en-US"/>
        </w:rPr>
        <w:t>initial</w:t>
      </w:r>
      <w:r w:rsidRPr="7B96E0D9" w:rsidR="00B7548E">
        <w:rPr>
          <w:lang w:val="en-US"/>
        </w:rPr>
        <w:t xml:space="preserve"> data, second for the final date and the third for the specification of the date of each wave, which in this case we filled with NA. The </w:t>
      </w:r>
      <w:r w:rsidRPr="7B96E0D9" w:rsidR="00B7548E">
        <w:rPr>
          <w:i w:val="1"/>
          <w:iCs w:val="1"/>
          <w:lang w:val="en-US"/>
        </w:rPr>
        <w:t xml:space="preserve">geographic location </w:t>
      </w:r>
      <w:r w:rsidRPr="7B96E0D9" w:rsidR="00B7548E">
        <w:rPr>
          <w:lang w:val="en-US"/>
        </w:rPr>
        <w:t xml:space="preserve">was specified using </w:t>
      </w:r>
      <w:r w:rsidRPr="7B96E0D9" w:rsidR="00936823">
        <w:rPr>
          <w:lang w:val="en-US"/>
        </w:rPr>
        <w:t xml:space="preserve">the country, </w:t>
      </w:r>
      <w:r w:rsidRPr="7B96E0D9" w:rsidR="0025754D">
        <w:rPr>
          <w:lang w:val="en-US"/>
        </w:rPr>
        <w:t>region,</w:t>
      </w:r>
      <w:r w:rsidRPr="7B96E0D9" w:rsidR="00936823">
        <w:rPr>
          <w:lang w:val="en-US"/>
        </w:rPr>
        <w:t xml:space="preserve"> and city to which the data corresponded; in this case the city of Florence, in Italy´s Tuscany region. </w:t>
      </w:r>
      <w:r w:rsidRPr="7B96E0D9" w:rsidR="00F02A36">
        <w:rPr>
          <w:lang w:val="en-US"/>
        </w:rPr>
        <w:t xml:space="preserve">In the </w:t>
      </w:r>
      <w:r w:rsidRPr="7B96E0D9" w:rsidR="00F02A36">
        <w:rPr>
          <w:i w:val="1"/>
          <w:iCs w:val="1"/>
          <w:lang w:val="en-US"/>
        </w:rPr>
        <w:t>associat</w:t>
      </w:r>
      <w:r w:rsidRPr="7B96E0D9" w:rsidR="008A6989">
        <w:rPr>
          <w:i w:val="1"/>
          <w:iCs w:val="1"/>
          <w:lang w:val="en-US"/>
        </w:rPr>
        <w:t>e</w:t>
      </w:r>
      <w:r w:rsidRPr="7B96E0D9" w:rsidR="00A81BA2">
        <w:rPr>
          <w:i w:val="1"/>
          <w:iCs w:val="1"/>
          <w:lang w:val="en-US"/>
        </w:rPr>
        <w:t>d publication</w:t>
      </w:r>
      <w:r w:rsidRPr="7B96E0D9" w:rsidR="008A6989">
        <w:rPr>
          <w:i w:val="1"/>
          <w:iCs w:val="1"/>
          <w:lang w:val="en-US"/>
        </w:rPr>
        <w:t xml:space="preserve"> </w:t>
      </w:r>
      <w:r w:rsidRPr="7B96E0D9" w:rsidR="008A6989">
        <w:rPr>
          <w:lang w:val="en-US"/>
        </w:rPr>
        <w:t>we included the DOI of Padgett´s paper</w:t>
      </w:r>
      <w:r w:rsidRPr="7B96E0D9" w:rsidR="009F6669">
        <w:rPr>
          <w:lang w:val="en-US"/>
        </w:rPr>
        <w:t xml:space="preserve"> entitled</w:t>
      </w:r>
      <w:r w:rsidRPr="7B96E0D9" w:rsidR="008A6989">
        <w:rPr>
          <w:lang w:val="en-US"/>
        </w:rPr>
        <w:t xml:space="preserve"> “Robust action and the rise of the Medici, 1400-1434” (xxx). However, please note that in the </w:t>
      </w:r>
      <w:r w:rsidRPr="7B96E0D9" w:rsidR="008A6989">
        <w:rPr>
          <w:i w:val="1"/>
          <w:iCs w:val="1"/>
          <w:lang w:val="en-US"/>
        </w:rPr>
        <w:t>additional</w:t>
      </w:r>
      <w:r w:rsidRPr="7B96E0D9" w:rsidR="008A6989">
        <w:rPr>
          <w:i w:val="1"/>
          <w:iCs w:val="1"/>
          <w:lang w:val="en-US"/>
        </w:rPr>
        <w:t xml:space="preserve"> information</w:t>
      </w:r>
      <w:r w:rsidRPr="7B96E0D9" w:rsidR="008A6989">
        <w:rPr>
          <w:lang w:val="en-US"/>
        </w:rPr>
        <w:t xml:space="preserve"> field</w:t>
      </w:r>
      <w:r w:rsidRPr="7B96E0D9" w:rsidR="008C0ACA">
        <w:rPr>
          <w:lang w:val="en-US"/>
        </w:rPr>
        <w:t>,</w:t>
      </w:r>
      <w:r w:rsidRPr="7B96E0D9" w:rsidR="008A6989">
        <w:rPr>
          <w:lang w:val="en-US"/>
        </w:rPr>
        <w:t xml:space="preserve"> at the end of the protocol</w:t>
      </w:r>
      <w:r w:rsidRPr="7B96E0D9" w:rsidR="008C0ACA">
        <w:rPr>
          <w:lang w:val="en-US"/>
        </w:rPr>
        <w:t>,</w:t>
      </w:r>
      <w:r w:rsidRPr="7B96E0D9" w:rsidR="008A6989">
        <w:rPr>
          <w:lang w:val="en-US"/>
        </w:rPr>
        <w:t xml:space="preserve"> we specify that the </w:t>
      </w:r>
      <w:r w:rsidRPr="7B96E0D9" w:rsidR="00537D70">
        <w:rPr>
          <w:lang w:val="en-US"/>
        </w:rPr>
        <w:t>protocol</w:t>
      </w:r>
      <w:r w:rsidRPr="7B96E0D9" w:rsidR="008A6989">
        <w:rPr>
          <w:lang w:val="en-US"/>
        </w:rPr>
        <w:t xml:space="preserve"> corresponds to the data available in UCINET, which </w:t>
      </w:r>
      <w:r w:rsidRPr="7B96E0D9" w:rsidR="5E182F83">
        <w:rPr>
          <w:lang w:val="en-US"/>
        </w:rPr>
        <w:t xml:space="preserve">corresponds to </w:t>
      </w:r>
      <w:r w:rsidRPr="7B96E0D9" w:rsidR="08F87684">
        <w:rPr>
          <w:lang w:val="en-US"/>
        </w:rPr>
        <w:t>the</w:t>
      </w:r>
      <w:r w:rsidRPr="7B96E0D9" w:rsidR="5E182F83">
        <w:rPr>
          <w:lang w:val="en-US"/>
        </w:rPr>
        <w:t xml:space="preserve"> sub-sample of Padget</w:t>
      </w:r>
      <w:r w:rsidRPr="7B96E0D9" w:rsidR="702533A0">
        <w:rPr>
          <w:lang w:val="en-US"/>
        </w:rPr>
        <w:t>t</w:t>
      </w:r>
      <w:r w:rsidRPr="7B96E0D9" w:rsidR="5E182F83">
        <w:rPr>
          <w:lang w:val="en-US"/>
        </w:rPr>
        <w:t xml:space="preserve">´s original data used by </w:t>
      </w:r>
      <w:r w:rsidRPr="7B96E0D9" w:rsidR="5E182F83">
        <w:rPr>
          <w:lang w:val="en-US"/>
        </w:rPr>
        <w:t>Breiger</w:t>
      </w:r>
      <w:r w:rsidRPr="7B96E0D9" w:rsidR="5E182F83">
        <w:rPr>
          <w:lang w:val="en-US"/>
        </w:rPr>
        <w:t xml:space="preserve"> &amp; Pattison (</w:t>
      </w:r>
      <w:r w:rsidRPr="7B96E0D9" w:rsidR="5A3093CD">
        <w:rPr>
          <w:lang w:val="en-US"/>
        </w:rPr>
        <w:t>xxx</w:t>
      </w:r>
      <w:r w:rsidRPr="7B96E0D9" w:rsidR="5E182F83">
        <w:rPr>
          <w:lang w:val="en-US"/>
        </w:rPr>
        <w:t>)</w:t>
      </w:r>
      <w:r w:rsidRPr="7B96E0D9" w:rsidR="62DC2B3C">
        <w:rPr>
          <w:lang w:val="en-US"/>
        </w:rPr>
        <w:t xml:space="preserve">. While </w:t>
      </w:r>
      <w:r w:rsidRPr="7B96E0D9" w:rsidR="62DC2B3C">
        <w:rPr>
          <w:lang w:val="en-US"/>
        </w:rPr>
        <w:t>Breiger</w:t>
      </w:r>
      <w:r w:rsidRPr="7B96E0D9" w:rsidR="62DC2B3C">
        <w:rPr>
          <w:lang w:val="en-US"/>
        </w:rPr>
        <w:t xml:space="preserve"> &amp; Pattison </w:t>
      </w:r>
      <w:r w:rsidRPr="7B96E0D9" w:rsidR="2D1D9F3D">
        <w:rPr>
          <w:lang w:val="en-US"/>
        </w:rPr>
        <w:t>published their work before Padgett</w:t>
      </w:r>
      <w:r w:rsidRPr="7B96E0D9" w:rsidR="4393F4C3">
        <w:rPr>
          <w:lang w:val="en-US"/>
        </w:rPr>
        <w:t xml:space="preserve"> &amp; Ansell </w:t>
      </w:r>
      <w:r w:rsidRPr="7B96E0D9" w:rsidR="43B86E42">
        <w:rPr>
          <w:lang w:val="en-US"/>
        </w:rPr>
        <w:t xml:space="preserve">and </w:t>
      </w:r>
      <w:r w:rsidRPr="7B96E0D9" w:rsidR="7554CC56">
        <w:rPr>
          <w:lang w:val="en-US"/>
        </w:rPr>
        <w:t xml:space="preserve">it </w:t>
      </w:r>
      <w:r w:rsidRPr="7B96E0D9" w:rsidR="43B86E42">
        <w:rPr>
          <w:lang w:val="en-US"/>
        </w:rPr>
        <w:t xml:space="preserve">is their sub-sample selection </w:t>
      </w:r>
      <w:r w:rsidRPr="7B96E0D9" w:rsidR="45543EA3">
        <w:rPr>
          <w:lang w:val="en-US"/>
        </w:rPr>
        <w:t>the one that matche</w:t>
      </w:r>
      <w:r w:rsidRPr="7B96E0D9" w:rsidR="45543EA3">
        <w:rPr>
          <w:lang w:val="en-US"/>
        </w:rPr>
        <w:t>s the d</w:t>
      </w:r>
      <w:r w:rsidRPr="7B96E0D9" w:rsidR="45543EA3">
        <w:rPr>
          <w:lang w:val="en-US"/>
        </w:rPr>
        <w:t>ata available in UCINET, they di</w:t>
      </w:r>
      <w:r w:rsidRPr="7B96E0D9" w:rsidR="45543EA3">
        <w:rPr>
          <w:lang w:val="en-US"/>
        </w:rPr>
        <w:t xml:space="preserve">d not </w:t>
      </w:r>
      <w:r w:rsidRPr="7B96E0D9" w:rsidR="45543EA3">
        <w:rPr>
          <w:lang w:val="en-US"/>
        </w:rPr>
        <w:t>pro</w:t>
      </w:r>
      <w:r w:rsidRPr="7B96E0D9" w:rsidR="45543EA3">
        <w:rPr>
          <w:lang w:val="en-US"/>
        </w:rPr>
        <w:t>vide</w:t>
      </w:r>
      <w:r w:rsidRPr="7B96E0D9" w:rsidR="45543EA3">
        <w:rPr>
          <w:lang w:val="en-US"/>
        </w:rPr>
        <w:t xml:space="preserve"> </w:t>
      </w:r>
      <w:r w:rsidRPr="7B96E0D9" w:rsidR="07CE2987">
        <w:rPr>
          <w:lang w:val="en-US"/>
        </w:rPr>
        <w:t xml:space="preserve">the </w:t>
      </w:r>
      <w:r w:rsidRPr="7B96E0D9" w:rsidR="45543EA3">
        <w:rPr>
          <w:lang w:val="en-US"/>
        </w:rPr>
        <w:t xml:space="preserve">detailed information about the </w:t>
      </w:r>
      <w:r w:rsidRPr="7B96E0D9" w:rsidR="45543EA3">
        <w:rPr>
          <w:lang w:val="en-US"/>
        </w:rPr>
        <w:t>network</w:t>
      </w:r>
      <w:r w:rsidRPr="7B96E0D9" w:rsidR="44CB4CE4">
        <w:rPr>
          <w:lang w:val="en-US"/>
        </w:rPr>
        <w:t xml:space="preserve"> and the process that led to its construction</w:t>
      </w:r>
      <w:r w:rsidRPr="7B96E0D9" w:rsidR="2F967912">
        <w:rPr>
          <w:lang w:val="en-US"/>
        </w:rPr>
        <w:t xml:space="preserve"> </w:t>
      </w:r>
      <w:r w:rsidRPr="7B96E0D9" w:rsidR="772765AE">
        <w:rPr>
          <w:lang w:val="en-US"/>
        </w:rPr>
        <w:t>that Padgett &amp; Ansell´</w:t>
      </w:r>
      <w:r w:rsidRPr="7B96E0D9" w:rsidR="6E2890D6">
        <w:rPr>
          <w:lang w:val="en-US"/>
        </w:rPr>
        <w:t>s provide</w:t>
      </w:r>
      <w:r w:rsidRPr="7B96E0D9" w:rsidR="772765AE">
        <w:rPr>
          <w:lang w:val="en-US"/>
        </w:rPr>
        <w:t>.</w:t>
      </w:r>
      <w:r w:rsidRPr="7B96E0D9" w:rsidR="2F967912">
        <w:rPr>
          <w:lang w:val="en-US"/>
        </w:rPr>
        <w:t xml:space="preserve"> </w:t>
      </w:r>
      <w:r w:rsidRPr="7B96E0D9" w:rsidR="45543EA3">
        <w:rPr>
          <w:lang w:val="en-US"/>
        </w:rPr>
        <w:t xml:space="preserve">Ideally, </w:t>
      </w:r>
      <w:r w:rsidRPr="7B96E0D9" w:rsidR="30553FFF">
        <w:rPr>
          <w:lang w:val="en-US"/>
        </w:rPr>
        <w:t xml:space="preserve">network articles should </w:t>
      </w:r>
      <w:r w:rsidRPr="7B96E0D9" w:rsidR="27E7E0E9">
        <w:rPr>
          <w:lang w:val="en-US"/>
        </w:rPr>
        <w:t>include</w:t>
      </w:r>
      <w:r w:rsidRPr="7B96E0D9" w:rsidR="75A2C471">
        <w:rPr>
          <w:lang w:val="en-US"/>
        </w:rPr>
        <w:t xml:space="preserve"> all the information about the networks being used; a task we expect would be</w:t>
      </w:r>
      <w:r w:rsidRPr="7B96E0D9" w:rsidR="78DA6533">
        <w:rPr>
          <w:lang w:val="en-US"/>
        </w:rPr>
        <w:t xml:space="preserve"> simplified using a protocol </w:t>
      </w:r>
      <w:r w:rsidRPr="7B96E0D9" w:rsidR="78DA6533">
        <w:rPr>
          <w:lang w:val="en-US"/>
        </w:rPr>
        <w:t>like</w:t>
      </w:r>
      <w:r w:rsidRPr="7B96E0D9" w:rsidR="78DA6533">
        <w:rPr>
          <w:lang w:val="en-US"/>
        </w:rPr>
        <w:t xml:space="preserve"> the one we present here.</w:t>
      </w:r>
    </w:p>
    <w:p w:rsidR="4187E723" w:rsidP="208D3DC9" w:rsidRDefault="4187E723" w14:paraId="44E4637C" w14:textId="3628BD7A">
      <w:pPr>
        <w:spacing w:line="480" w:lineRule="auto"/>
        <w:jc w:val="both"/>
        <w:rPr>
          <w:lang w:val="en-US"/>
        </w:rPr>
      </w:pPr>
      <w:r w:rsidRPr="7B96E0D9" w:rsidR="4187E723">
        <w:rPr>
          <w:lang w:val="en-US"/>
        </w:rPr>
        <w:t xml:space="preserve">The second section of the protocol is the data collection. This section </w:t>
      </w:r>
      <w:r w:rsidRPr="7B96E0D9" w:rsidR="2C22207C">
        <w:rPr>
          <w:lang w:val="en-US"/>
        </w:rPr>
        <w:t>allows</w:t>
      </w:r>
      <w:r w:rsidRPr="7B96E0D9" w:rsidR="4187E723">
        <w:rPr>
          <w:lang w:val="en-US"/>
        </w:rPr>
        <w:t xml:space="preserve"> the reader </w:t>
      </w:r>
      <w:r w:rsidRPr="7B96E0D9" w:rsidR="263FBC3A">
        <w:rPr>
          <w:lang w:val="en-US"/>
        </w:rPr>
        <w:t xml:space="preserve">to access </w:t>
      </w:r>
      <w:r w:rsidRPr="7B96E0D9" w:rsidR="3E4D7F64">
        <w:rPr>
          <w:lang w:val="en-US"/>
        </w:rPr>
        <w:t>any relevant information about</w:t>
      </w:r>
      <w:r w:rsidRPr="7B96E0D9" w:rsidR="14A80337">
        <w:rPr>
          <w:lang w:val="en-US"/>
        </w:rPr>
        <w:t xml:space="preserve"> </w:t>
      </w:r>
      <w:r w:rsidRPr="7B96E0D9" w:rsidR="11DB2979">
        <w:rPr>
          <w:lang w:val="en-US"/>
        </w:rPr>
        <w:t>the origin of the data</w:t>
      </w:r>
      <w:r w:rsidRPr="7B96E0D9" w:rsidR="14A80337">
        <w:rPr>
          <w:lang w:val="en-US"/>
        </w:rPr>
        <w:t>.</w:t>
      </w:r>
      <w:r w:rsidRPr="7B96E0D9" w:rsidR="3E4D7F64">
        <w:rPr>
          <w:lang w:val="en-US"/>
        </w:rPr>
        <w:t xml:space="preserve"> </w:t>
      </w:r>
      <w:r w:rsidRPr="7B96E0D9" w:rsidR="4187E723">
        <w:rPr>
          <w:lang w:val="en-US"/>
        </w:rPr>
        <w:t xml:space="preserve"> </w:t>
      </w:r>
      <w:r w:rsidRPr="7B96E0D9" w:rsidR="2CC07BE5">
        <w:rPr>
          <w:lang w:val="en-US"/>
        </w:rPr>
        <w:t xml:space="preserve">The </w:t>
      </w:r>
      <w:r w:rsidRPr="7B96E0D9" w:rsidR="2CC07BE5">
        <w:rPr>
          <w:i w:val="1"/>
          <w:iCs w:val="1"/>
          <w:lang w:val="en-US"/>
        </w:rPr>
        <w:t>Source of data</w:t>
      </w:r>
      <w:r w:rsidRPr="7B96E0D9" w:rsidR="2E472493">
        <w:rPr>
          <w:i w:val="1"/>
          <w:iCs w:val="1"/>
          <w:lang w:val="en-US"/>
        </w:rPr>
        <w:t xml:space="preserve"> </w:t>
      </w:r>
      <w:r w:rsidRPr="7B96E0D9" w:rsidR="2E472493">
        <w:rPr>
          <w:lang w:val="en-US"/>
        </w:rPr>
        <w:t>for this network</w:t>
      </w:r>
      <w:r w:rsidRPr="7B96E0D9" w:rsidR="2CC07BE5">
        <w:rPr>
          <w:i w:val="1"/>
          <w:iCs w:val="1"/>
          <w:lang w:val="en-US"/>
        </w:rPr>
        <w:t xml:space="preserve"> </w:t>
      </w:r>
      <w:r w:rsidRPr="7B96E0D9" w:rsidR="2CC07BE5">
        <w:rPr>
          <w:lang w:val="en-US"/>
        </w:rPr>
        <w:t xml:space="preserve">is archival since the network was built using </w:t>
      </w:r>
      <w:r w:rsidRPr="7B96E0D9" w:rsidR="691203F6">
        <w:rPr>
          <w:lang w:val="en-US"/>
        </w:rPr>
        <w:t xml:space="preserve">historical information </w:t>
      </w:r>
      <w:r w:rsidRPr="7B96E0D9" w:rsidR="1B6DEE82">
        <w:rPr>
          <w:lang w:val="en-US"/>
        </w:rPr>
        <w:t xml:space="preserve">available in written records. In the </w:t>
      </w:r>
      <w:r w:rsidRPr="7B96E0D9" w:rsidR="1B6DEE82">
        <w:rPr>
          <w:i w:val="1"/>
          <w:iCs w:val="1"/>
          <w:lang w:val="en-US"/>
        </w:rPr>
        <w:t xml:space="preserve">details </w:t>
      </w:r>
      <w:r w:rsidRPr="7B96E0D9" w:rsidR="725ABB7A">
        <w:rPr>
          <w:i w:val="1"/>
          <w:iCs w:val="1"/>
          <w:lang w:val="en-US"/>
        </w:rPr>
        <w:t>about</w:t>
      </w:r>
      <w:r w:rsidRPr="7B96E0D9" w:rsidR="1B6DEE82">
        <w:rPr>
          <w:i w:val="1"/>
          <w:iCs w:val="1"/>
          <w:lang w:val="en-US"/>
        </w:rPr>
        <w:t xml:space="preserve"> the source of the data </w:t>
      </w:r>
      <w:r w:rsidRPr="7B96E0D9" w:rsidR="1B6DEE82">
        <w:rPr>
          <w:lang w:val="en-US"/>
        </w:rPr>
        <w:t>we</w:t>
      </w:r>
      <w:r w:rsidRPr="7B96E0D9" w:rsidR="50B41256">
        <w:rPr>
          <w:lang w:val="en-US"/>
        </w:rPr>
        <w:t xml:space="preserve"> included</w:t>
      </w:r>
      <w:r w:rsidRPr="7B96E0D9" w:rsidR="1B6DEE82">
        <w:rPr>
          <w:lang w:val="en-US"/>
        </w:rPr>
        <w:t xml:space="preserve"> </w:t>
      </w:r>
      <w:r w:rsidRPr="7B96E0D9" w:rsidR="5B3DACA0">
        <w:rPr>
          <w:lang w:val="en-US"/>
        </w:rPr>
        <w:t>some of the de</w:t>
      </w:r>
      <w:r w:rsidRPr="7B96E0D9" w:rsidR="03CAA005">
        <w:rPr>
          <w:lang w:val="en-US"/>
        </w:rPr>
        <w:t>tails Padgett</w:t>
      </w:r>
      <w:r w:rsidRPr="7B96E0D9" w:rsidR="6D6EFE03">
        <w:rPr>
          <w:lang w:val="en-US"/>
        </w:rPr>
        <w:t xml:space="preserve"> &amp; Ansell</w:t>
      </w:r>
      <w:r w:rsidRPr="7B96E0D9" w:rsidR="03CAA005">
        <w:rPr>
          <w:lang w:val="en-US"/>
        </w:rPr>
        <w:t xml:space="preserve"> </w:t>
      </w:r>
      <w:r w:rsidRPr="7B96E0D9" w:rsidR="001E8F0E">
        <w:rPr>
          <w:lang w:val="en-US"/>
        </w:rPr>
        <w:t>provided</w:t>
      </w:r>
      <w:r w:rsidRPr="7B96E0D9" w:rsidR="03CAA005">
        <w:rPr>
          <w:lang w:val="en-US"/>
        </w:rPr>
        <w:t xml:space="preserve"> </w:t>
      </w:r>
      <w:r w:rsidRPr="7B96E0D9" w:rsidR="37852B41">
        <w:rPr>
          <w:lang w:val="en-US"/>
        </w:rPr>
        <w:t>about</w:t>
      </w:r>
      <w:r w:rsidRPr="7B96E0D9" w:rsidR="03CAA005">
        <w:rPr>
          <w:lang w:val="en-US"/>
        </w:rPr>
        <w:t xml:space="preserve"> </w:t>
      </w:r>
      <w:r w:rsidRPr="7B96E0D9" w:rsidR="590A53FC">
        <w:rPr>
          <w:lang w:val="en-US"/>
        </w:rPr>
        <w:t>the information used to build the network.</w:t>
      </w:r>
      <w:r w:rsidRPr="7B96E0D9" w:rsidR="16788CE6">
        <w:rPr>
          <w:lang w:val="en-US"/>
        </w:rPr>
        <w:t xml:space="preserve"> Please note this information only includes </w:t>
      </w:r>
      <w:r w:rsidRPr="7B96E0D9" w:rsidR="3B8F5BE7">
        <w:rPr>
          <w:lang w:val="en-US"/>
        </w:rPr>
        <w:t xml:space="preserve">the necessary details to contextualize the source of the data; any other details </w:t>
      </w:r>
      <w:r w:rsidRPr="7B96E0D9" w:rsidR="015D97BE">
        <w:rPr>
          <w:lang w:val="en-US"/>
        </w:rPr>
        <w:t xml:space="preserve">about how information was translated into ties </w:t>
      </w:r>
      <w:r w:rsidRPr="7B96E0D9" w:rsidR="25A50D07">
        <w:rPr>
          <w:lang w:val="en-US"/>
        </w:rPr>
        <w:t>or</w:t>
      </w:r>
      <w:r w:rsidRPr="7B96E0D9" w:rsidR="015D97BE">
        <w:rPr>
          <w:lang w:val="en-US"/>
        </w:rPr>
        <w:t xml:space="preserve"> nodes is included </w:t>
      </w:r>
      <w:r w:rsidRPr="7B96E0D9" w:rsidR="5EFACD02">
        <w:rPr>
          <w:lang w:val="en-US"/>
        </w:rPr>
        <w:t>in later sections of the protocol</w:t>
      </w:r>
      <w:r w:rsidRPr="7B96E0D9" w:rsidR="015D97BE">
        <w:rPr>
          <w:lang w:val="en-US"/>
        </w:rPr>
        <w:t>.</w:t>
      </w:r>
      <w:r w:rsidRPr="7B96E0D9" w:rsidR="065175B8">
        <w:rPr>
          <w:lang w:val="en-US"/>
        </w:rPr>
        <w:t xml:space="preserve"> The </w:t>
      </w:r>
      <w:r w:rsidRPr="7B96E0D9" w:rsidR="065175B8">
        <w:rPr>
          <w:i w:val="1"/>
          <w:iCs w:val="1"/>
          <w:lang w:val="en-US"/>
        </w:rPr>
        <w:t xml:space="preserve">data collection method </w:t>
      </w:r>
      <w:r w:rsidRPr="7B96E0D9" w:rsidR="065175B8">
        <w:rPr>
          <w:lang w:val="en-US"/>
        </w:rPr>
        <w:t xml:space="preserve">field was removed </w:t>
      </w:r>
      <w:r w:rsidRPr="7B96E0D9" w:rsidR="2914FB43">
        <w:rPr>
          <w:lang w:val="en-US"/>
        </w:rPr>
        <w:t>since data is archival and any other form</w:t>
      </w:r>
      <w:r w:rsidRPr="7B96E0D9" w:rsidR="46ED09D8">
        <w:rPr>
          <w:lang w:val="en-US"/>
        </w:rPr>
        <w:t xml:space="preserve"> of data collection was not specified.</w:t>
      </w:r>
    </w:p>
    <w:p w:rsidR="208D3DC9" w:rsidP="208D3DC9" w:rsidRDefault="208D3DC9" w14:paraId="656484F2" w14:textId="31A3724A">
      <w:pPr>
        <w:spacing w:line="480" w:lineRule="auto"/>
        <w:jc w:val="both"/>
        <w:rPr>
          <w:lang w:val="en-US"/>
        </w:rPr>
      </w:pPr>
      <w:r w:rsidRPr="6A15567E" w:rsidR="60AF32D4">
        <w:rPr>
          <w:lang w:val="en-US"/>
        </w:rPr>
        <w:t>The third</w:t>
      </w:r>
      <w:r w:rsidRPr="6A15567E" w:rsidR="14F2955B">
        <w:rPr>
          <w:lang w:val="en-US"/>
        </w:rPr>
        <w:t xml:space="preserve"> section corresponds to information about the nodes. </w:t>
      </w:r>
      <w:r w:rsidRPr="6A15567E" w:rsidR="21A2C2A9">
        <w:rPr>
          <w:lang w:val="en-US"/>
        </w:rPr>
        <w:t xml:space="preserve">In this case, we choose the </w:t>
      </w:r>
      <w:r w:rsidRPr="6A15567E" w:rsidR="21A2C2A9">
        <w:rPr>
          <w:i w:val="1"/>
          <w:iCs w:val="1"/>
          <w:lang w:val="en-US"/>
        </w:rPr>
        <w:t xml:space="preserve">node </w:t>
      </w:r>
      <w:r w:rsidRPr="6A15567E" w:rsidR="2E8708C4">
        <w:rPr>
          <w:i w:val="1"/>
          <w:iCs w:val="1"/>
          <w:lang w:val="en-US"/>
        </w:rPr>
        <w:t>type</w:t>
      </w:r>
      <w:r w:rsidRPr="6A15567E" w:rsidR="21A2C2A9">
        <w:rPr>
          <w:lang w:val="en-US"/>
        </w:rPr>
        <w:t xml:space="preserve"> general </w:t>
      </w:r>
      <w:r w:rsidRPr="6A15567E" w:rsidR="21A2C2A9">
        <w:rPr>
          <w:lang w:val="en-US"/>
        </w:rPr>
        <w:t xml:space="preserve">typology as </w:t>
      </w:r>
      <w:r w:rsidRPr="6A15567E" w:rsidR="5A1511D1">
        <w:rPr>
          <w:lang w:val="en-US"/>
        </w:rPr>
        <w:t xml:space="preserve">groups of people </w:t>
      </w:r>
      <w:r w:rsidRPr="6A15567E" w:rsidR="2F568DE0">
        <w:rPr>
          <w:lang w:val="en-US"/>
        </w:rPr>
        <w:t>and the detailed typology as</w:t>
      </w:r>
      <w:r w:rsidRPr="6A15567E" w:rsidR="5A1511D1">
        <w:rPr>
          <w:lang w:val="en-US"/>
        </w:rPr>
        <w:t xml:space="preserve"> clans/families</w:t>
      </w:r>
      <w:r w:rsidRPr="6A15567E" w:rsidR="1759550D">
        <w:rPr>
          <w:lang w:val="en-US"/>
        </w:rPr>
        <w:t>.</w:t>
      </w:r>
      <w:r w:rsidRPr="6A15567E" w:rsidR="77DC7AEC">
        <w:rPr>
          <w:lang w:val="en-US"/>
        </w:rPr>
        <w:t xml:space="preserve"> </w:t>
      </w:r>
      <w:r w:rsidRPr="6A15567E" w:rsidR="6FC49247">
        <w:rPr>
          <w:lang w:val="en-US"/>
        </w:rPr>
        <w:t>Padgett´s network was limited to clans belonging to the political elite</w:t>
      </w:r>
      <w:r w:rsidRPr="6A15567E" w:rsidR="3948D571">
        <w:rPr>
          <w:lang w:val="en-US"/>
        </w:rPr>
        <w:t>; defined by Padgett</w:t>
      </w:r>
      <w:r w:rsidRPr="6A15567E" w:rsidR="17AAA775">
        <w:rPr>
          <w:lang w:val="en-US"/>
        </w:rPr>
        <w:t xml:space="preserve"> </w:t>
      </w:r>
      <w:r w:rsidRPr="6A15567E" w:rsidR="385CDDDB">
        <w:rPr>
          <w:lang w:val="en-US"/>
        </w:rPr>
        <w:t xml:space="preserve">&amp; Ansell </w:t>
      </w:r>
      <w:r w:rsidRPr="6A15567E" w:rsidR="17AAA775">
        <w:rPr>
          <w:lang w:val="en-US"/>
        </w:rPr>
        <w:t>a</w:t>
      </w:r>
      <w:r w:rsidRPr="6A15567E" w:rsidR="2BBDFED8">
        <w:rPr>
          <w:lang w:val="en-US"/>
        </w:rPr>
        <w:t>s</w:t>
      </w:r>
      <w:r w:rsidRPr="6A15567E" w:rsidR="6A416C30">
        <w:rPr>
          <w:lang w:val="en-US"/>
        </w:rPr>
        <w:t xml:space="preserve"> political</w:t>
      </w:r>
      <w:r w:rsidRPr="6A15567E" w:rsidR="7C2274ED">
        <w:rPr>
          <w:lang w:val="en-US"/>
        </w:rPr>
        <w:t xml:space="preserve"> families that meet any of the three </w:t>
      </w:r>
      <w:r w:rsidRPr="6A15567E" w:rsidR="1B9C8A2A">
        <w:rPr>
          <w:lang w:val="en-US"/>
        </w:rPr>
        <w:t xml:space="preserve">criteria </w:t>
      </w:r>
      <w:r w:rsidRPr="6A15567E" w:rsidR="5DFB7DF1">
        <w:rPr>
          <w:lang w:val="en-US"/>
        </w:rPr>
        <w:t>listed</w:t>
      </w:r>
      <w:r w:rsidRPr="6A15567E" w:rsidR="1B9C8A2A">
        <w:rPr>
          <w:lang w:val="en-US"/>
        </w:rPr>
        <w:t xml:space="preserve"> in the </w:t>
      </w:r>
      <w:r w:rsidRPr="6A15567E" w:rsidR="1B9C8A2A">
        <w:rPr>
          <w:i w:val="1"/>
          <w:iCs w:val="1"/>
          <w:lang w:val="en-US"/>
        </w:rPr>
        <w:t xml:space="preserve">network boundary </w:t>
      </w:r>
      <w:r w:rsidRPr="6A15567E" w:rsidR="1B9C8A2A">
        <w:rPr>
          <w:i w:val="0"/>
          <w:iCs w:val="0"/>
          <w:lang w:val="en-US"/>
        </w:rPr>
        <w:t xml:space="preserve">field. </w:t>
      </w:r>
      <w:r w:rsidRPr="6A15567E" w:rsidR="37898F45">
        <w:rPr>
          <w:i w:val="0"/>
          <w:iCs w:val="0"/>
          <w:lang w:val="en-US"/>
        </w:rPr>
        <w:t xml:space="preserve">The </w:t>
      </w:r>
      <w:r w:rsidRPr="6A15567E" w:rsidR="37898F45">
        <w:rPr>
          <w:i w:val="1"/>
          <w:iCs w:val="1"/>
          <w:lang w:val="en-US"/>
        </w:rPr>
        <w:t xml:space="preserve">node exclusion </w:t>
      </w:r>
      <w:r w:rsidRPr="6A15567E" w:rsidR="37898F45">
        <w:rPr>
          <w:i w:val="0"/>
          <w:iCs w:val="0"/>
          <w:lang w:val="en-US"/>
        </w:rPr>
        <w:t xml:space="preserve">field </w:t>
      </w:r>
      <w:r w:rsidRPr="6A15567E" w:rsidR="6488D9FD">
        <w:rPr>
          <w:i w:val="0"/>
          <w:iCs w:val="0"/>
          <w:lang w:val="en-US"/>
        </w:rPr>
        <w:t xml:space="preserve">gives information on </w:t>
      </w:r>
      <w:r w:rsidRPr="6A15567E" w:rsidR="6488D9FD">
        <w:rPr>
          <w:i w:val="0"/>
          <w:iCs w:val="0"/>
          <w:lang w:val="en-US"/>
        </w:rPr>
        <w:t>additional</w:t>
      </w:r>
      <w:r w:rsidRPr="6A15567E" w:rsidR="6488D9FD">
        <w:rPr>
          <w:i w:val="0"/>
          <w:iCs w:val="0"/>
          <w:lang w:val="en-US"/>
        </w:rPr>
        <w:t xml:space="preserve"> node removals within the</w:t>
      </w:r>
      <w:r w:rsidRPr="6A15567E" w:rsidR="420C3DEA">
        <w:rPr>
          <w:i w:val="0"/>
          <w:iCs w:val="0"/>
          <w:lang w:val="en-US"/>
        </w:rPr>
        <w:t xml:space="preserve"> already defined</w:t>
      </w:r>
      <w:r w:rsidRPr="6A15567E" w:rsidR="6488D9FD">
        <w:rPr>
          <w:i w:val="0"/>
          <w:iCs w:val="0"/>
          <w:lang w:val="en-US"/>
        </w:rPr>
        <w:t xml:space="preserve"> network boundary</w:t>
      </w:r>
      <w:r w:rsidRPr="6A15567E" w:rsidR="2ABCC502">
        <w:rPr>
          <w:i w:val="0"/>
          <w:iCs w:val="0"/>
          <w:lang w:val="en-US"/>
        </w:rPr>
        <w:t xml:space="preserve"> which in this network includes removing families with less than one marriage or econo</w:t>
      </w:r>
      <w:r w:rsidRPr="6A15567E" w:rsidR="7F73D4A3">
        <w:rPr>
          <w:i w:val="0"/>
          <w:iCs w:val="0"/>
          <w:lang w:val="en-US"/>
        </w:rPr>
        <w:t xml:space="preserve">mic relationship and with </w:t>
      </w:r>
      <w:r w:rsidRPr="6A15567E" w:rsidR="09546FB3">
        <w:rPr>
          <w:i w:val="0"/>
          <w:iCs w:val="0"/>
          <w:lang w:val="en-US"/>
        </w:rPr>
        <w:t xml:space="preserve">no </w:t>
      </w:r>
      <w:r w:rsidRPr="6A15567E" w:rsidR="7F73D4A3">
        <w:rPr>
          <w:i w:val="0"/>
          <w:iCs w:val="0"/>
          <w:lang w:val="en-US"/>
        </w:rPr>
        <w:t>active participa</w:t>
      </w:r>
      <w:r w:rsidRPr="6A15567E" w:rsidR="7990895A">
        <w:rPr>
          <w:i w:val="0"/>
          <w:iCs w:val="0"/>
          <w:lang w:val="en-US"/>
        </w:rPr>
        <w:t>tion in politics</w:t>
      </w:r>
      <w:r w:rsidRPr="6A15567E" w:rsidR="0D83BB0F">
        <w:rPr>
          <w:i w:val="0"/>
          <w:iCs w:val="0"/>
          <w:lang w:val="en-US"/>
        </w:rPr>
        <w:t xml:space="preserve">. </w:t>
      </w:r>
      <w:commentRangeStart w:id="2054545185"/>
      <w:commentRangeStart w:id="1436397708"/>
      <w:r w:rsidRPr="6A15567E" w:rsidR="0D83BB0F">
        <w:rPr>
          <w:i w:val="0"/>
          <w:iCs w:val="0"/>
          <w:color w:val="FF0000"/>
          <w:lang w:val="en-US"/>
        </w:rPr>
        <w:t xml:space="preserve">Please note that although a specific definition on what active participation means </w:t>
      </w:r>
      <w:r w:rsidRPr="6A15567E" w:rsidR="7A082357">
        <w:rPr>
          <w:i w:val="0"/>
          <w:iCs w:val="0"/>
          <w:color w:val="FF0000"/>
          <w:lang w:val="en-US"/>
        </w:rPr>
        <w:t xml:space="preserve">would be ideal, </w:t>
      </w:r>
      <w:r w:rsidRPr="6A15567E" w:rsidR="2CF2855E">
        <w:rPr>
          <w:i w:val="0"/>
          <w:iCs w:val="0"/>
          <w:color w:val="FF0000"/>
          <w:lang w:val="en-US"/>
        </w:rPr>
        <w:t>th</w:t>
      </w:r>
      <w:r w:rsidRPr="6A15567E" w:rsidR="46E95EF9">
        <w:rPr>
          <w:i w:val="0"/>
          <w:iCs w:val="0"/>
          <w:color w:val="FF0000"/>
          <w:lang w:val="en-US"/>
        </w:rPr>
        <w:t>is</w:t>
      </w:r>
      <w:r w:rsidRPr="6A15567E" w:rsidR="2CF2855E">
        <w:rPr>
          <w:i w:val="0"/>
          <w:iCs w:val="0"/>
          <w:color w:val="FF0000"/>
          <w:lang w:val="en-US"/>
        </w:rPr>
        <w:t xml:space="preserve"> </w:t>
      </w:r>
      <w:r w:rsidRPr="6A15567E" w:rsidR="2CF2855E">
        <w:rPr>
          <w:i w:val="0"/>
          <w:iCs w:val="0"/>
          <w:color w:val="FF0000"/>
          <w:lang w:val="en-US"/>
        </w:rPr>
        <w:t xml:space="preserve">definition is not available as </w:t>
      </w:r>
      <w:r w:rsidRPr="6A15567E" w:rsidR="0FD86EBE">
        <w:rPr>
          <w:i w:val="0"/>
          <w:iCs w:val="0"/>
          <w:color w:val="FF0000"/>
          <w:lang w:val="en-US"/>
        </w:rPr>
        <w:t>in practice Padgett used the information</w:t>
      </w:r>
      <w:r w:rsidRPr="6A15567E" w:rsidR="55A5DD97">
        <w:rPr>
          <w:i w:val="0"/>
          <w:iCs w:val="0"/>
          <w:color w:val="FF0000"/>
          <w:lang w:val="en-US"/>
        </w:rPr>
        <w:t xml:space="preserve"> from families available in Kent´</w:t>
      </w:r>
      <w:r w:rsidRPr="6A15567E" w:rsidR="55A5DD97">
        <w:rPr>
          <w:i w:val="0"/>
          <w:iCs w:val="0"/>
          <w:color w:val="FF0000"/>
          <w:lang w:val="en-US"/>
        </w:rPr>
        <w:t xml:space="preserve">s </w:t>
      </w:r>
      <w:r w:rsidRPr="6A15567E" w:rsidR="55A5DD97">
        <w:rPr>
          <w:i w:val="0"/>
          <w:iCs w:val="0"/>
          <w:color w:val="FF0000"/>
          <w:lang w:val="en-US"/>
        </w:rPr>
        <w:t>bo</w:t>
      </w:r>
      <w:r w:rsidRPr="6A15567E" w:rsidR="55A5DD97">
        <w:rPr>
          <w:i w:val="0"/>
          <w:iCs w:val="0"/>
          <w:color w:val="FF0000"/>
          <w:lang w:val="en-US"/>
        </w:rPr>
        <w:t>ok</w:t>
      </w:r>
      <w:r w:rsidRPr="6A15567E" w:rsidR="3BA10982">
        <w:rPr>
          <w:i w:val="0"/>
          <w:iCs w:val="0"/>
          <w:color w:val="FF0000"/>
          <w:lang w:val="en-US"/>
        </w:rPr>
        <w:t>.</w:t>
      </w:r>
      <w:r w:rsidRPr="6A15567E" w:rsidR="55A5DD97">
        <w:rPr>
          <w:i w:val="0"/>
          <w:iCs w:val="0"/>
          <w:color w:val="FF0000"/>
          <w:lang w:val="en-US"/>
        </w:rPr>
        <w:t xml:space="preserve"> </w:t>
      </w:r>
      <w:r w:rsidRPr="6A15567E" w:rsidR="7F1842D0">
        <w:rPr>
          <w:i w:val="0"/>
          <w:iCs w:val="0"/>
          <w:color w:val="FF0000"/>
          <w:lang w:val="en-US"/>
        </w:rPr>
        <w:t>T</w:t>
      </w:r>
      <w:commentRangeEnd w:id="2054545185"/>
      <w:r>
        <w:rPr>
          <w:rStyle w:val="CommentReference"/>
        </w:rPr>
        <w:commentReference w:id="2054545185"/>
      </w:r>
      <w:commentRangeEnd w:id="1436397708"/>
      <w:r>
        <w:rPr>
          <w:rStyle w:val="CommentReference"/>
        </w:rPr>
        <w:commentReference w:id="1436397708"/>
      </w:r>
      <w:r w:rsidRPr="6A15567E" w:rsidR="3EED23C7">
        <w:rPr>
          <w:lang w:val="en-US"/>
        </w:rPr>
        <w:t xml:space="preserve">he final dataset is a subsample of 16 of the 92 families represented in Padgett &amp; Ansell´s work. </w:t>
      </w:r>
      <w:r w:rsidRPr="6A15567E" w:rsidR="24A62CC4">
        <w:rPr>
          <w:lang w:val="en-US"/>
        </w:rPr>
        <w:t>Breiger</w:t>
      </w:r>
      <w:r w:rsidRPr="6A15567E" w:rsidR="24A62CC4">
        <w:rPr>
          <w:lang w:val="en-US"/>
        </w:rPr>
        <w:t xml:space="preserve"> &amp; Pattison choose the</w:t>
      </w:r>
      <w:r w:rsidRPr="6A15567E" w:rsidR="18C15FB9">
        <w:rPr>
          <w:lang w:val="en-US"/>
        </w:rPr>
        <w:t>se 16</w:t>
      </w:r>
      <w:r w:rsidRPr="6A15567E" w:rsidR="24A62CC4">
        <w:rPr>
          <w:lang w:val="en-US"/>
        </w:rPr>
        <w:t xml:space="preserve"> families </w:t>
      </w:r>
      <w:r w:rsidRPr="6A15567E" w:rsidR="429D848E">
        <w:rPr>
          <w:lang w:val="en-US"/>
        </w:rPr>
        <w:t>deliberatively</w:t>
      </w:r>
      <w:r w:rsidRPr="6A15567E" w:rsidR="5322EEA9">
        <w:rPr>
          <w:lang w:val="en-US"/>
        </w:rPr>
        <w:t xml:space="preserve"> with the aim to </w:t>
      </w:r>
      <w:r w:rsidRPr="6A15567E" w:rsidR="5322EEA9">
        <w:rPr>
          <w:lang w:val="en-US"/>
        </w:rPr>
        <w:t>represent</w:t>
      </w:r>
      <w:r w:rsidRPr="6A15567E" w:rsidR="5322EEA9">
        <w:rPr>
          <w:lang w:val="en-US"/>
        </w:rPr>
        <w:t xml:space="preserve"> some of the families that clearly oppose or support the Medicis.</w:t>
      </w:r>
      <w:r w:rsidRPr="6A15567E" w:rsidR="0A6A5ED2">
        <w:rPr>
          <w:lang w:val="en-US"/>
        </w:rPr>
        <w:t xml:space="preserve"> </w:t>
      </w:r>
      <w:r w:rsidRPr="6A15567E" w:rsidR="5BB47FCC">
        <w:rPr>
          <w:lang w:val="en-US"/>
        </w:rPr>
        <w:t xml:space="preserve">Since </w:t>
      </w:r>
      <w:r w:rsidRPr="6A15567E" w:rsidR="3A518373">
        <w:rPr>
          <w:lang w:val="en-US"/>
        </w:rPr>
        <w:t>authors</w:t>
      </w:r>
      <w:r w:rsidRPr="6A15567E" w:rsidR="5BB47FCC">
        <w:rPr>
          <w:lang w:val="en-US"/>
        </w:rPr>
        <w:t xml:space="preserve"> report that the selection process has been made based on intuition, we cannot </w:t>
      </w:r>
      <w:r w:rsidRPr="6A15567E" w:rsidR="5BB47FCC">
        <w:rPr>
          <w:lang w:val="en-US"/>
        </w:rPr>
        <w:t>provide</w:t>
      </w:r>
      <w:r w:rsidRPr="6A15567E" w:rsidR="5BB47FCC">
        <w:rPr>
          <w:lang w:val="en-US"/>
        </w:rPr>
        <w:t xml:space="preserve"> further details about the </w:t>
      </w:r>
      <w:r w:rsidRPr="6A15567E" w:rsidR="54E98617">
        <w:rPr>
          <w:lang w:val="en-US"/>
        </w:rPr>
        <w:t xml:space="preserve">how the families where </w:t>
      </w:r>
      <w:r w:rsidRPr="6A15567E" w:rsidR="4949AAFA">
        <w:rPr>
          <w:lang w:val="en-US"/>
        </w:rPr>
        <w:t>chosen, however</w:t>
      </w:r>
      <w:r w:rsidRPr="6A15567E" w:rsidR="54E98617">
        <w:rPr>
          <w:lang w:val="en-US"/>
        </w:rPr>
        <w:t xml:space="preserve"> </w:t>
      </w:r>
      <w:r w:rsidRPr="6A15567E" w:rsidR="16EDC06F">
        <w:rPr>
          <w:lang w:val="en-US"/>
        </w:rPr>
        <w:t xml:space="preserve">a list or detailed description of the specific criteria used to </w:t>
      </w:r>
      <w:r w:rsidRPr="6A15567E" w:rsidR="50E8151F">
        <w:rPr>
          <w:lang w:val="en-US"/>
        </w:rPr>
        <w:t>decide</w:t>
      </w:r>
      <w:r w:rsidRPr="6A15567E" w:rsidR="16EDC06F">
        <w:rPr>
          <w:lang w:val="en-US"/>
        </w:rPr>
        <w:t xml:space="preserve"> when a family had a </w:t>
      </w:r>
      <w:r w:rsidRPr="6A15567E" w:rsidR="5BF93C04">
        <w:rPr>
          <w:lang w:val="en-US"/>
        </w:rPr>
        <w:t>clear</w:t>
      </w:r>
      <w:r w:rsidRPr="6A15567E" w:rsidR="16EDC06F">
        <w:rPr>
          <w:lang w:val="en-US"/>
        </w:rPr>
        <w:t xml:space="preserve"> position about the Med</w:t>
      </w:r>
      <w:r w:rsidRPr="6A15567E" w:rsidR="76403307">
        <w:rPr>
          <w:lang w:val="en-US"/>
        </w:rPr>
        <w:t>icis</w:t>
      </w:r>
      <w:r w:rsidRPr="6A15567E" w:rsidR="1A9E2136">
        <w:rPr>
          <w:lang w:val="en-US"/>
        </w:rPr>
        <w:t xml:space="preserve"> should have been </w:t>
      </w:r>
      <w:r w:rsidRPr="6A15567E" w:rsidR="1A9E2136">
        <w:rPr>
          <w:lang w:val="en-US"/>
        </w:rPr>
        <w:t>provided</w:t>
      </w:r>
      <w:r w:rsidRPr="6A15567E" w:rsidR="1A9E2136">
        <w:rPr>
          <w:lang w:val="en-US"/>
        </w:rPr>
        <w:t xml:space="preserve"> here.</w:t>
      </w:r>
      <w:r w:rsidRPr="6A15567E" w:rsidR="5F256AA9">
        <w:rPr>
          <w:lang w:val="en-US"/>
        </w:rPr>
        <w:t xml:space="preserve"> </w:t>
      </w:r>
      <w:r w:rsidRPr="6A15567E" w:rsidR="3EED23C7">
        <w:rPr>
          <w:lang w:val="en-US"/>
        </w:rPr>
        <w:t>As</w:t>
      </w:r>
      <w:r w:rsidRPr="6A15567E" w:rsidR="2A94598B">
        <w:rPr>
          <w:lang w:val="en-US"/>
        </w:rPr>
        <w:t xml:space="preserve"> Padgett´s nodes were created by aggregating the information of family mem</w:t>
      </w:r>
      <w:r w:rsidRPr="6A15567E" w:rsidR="62A97093">
        <w:rPr>
          <w:lang w:val="en-US"/>
        </w:rPr>
        <w:t>ber</w:t>
      </w:r>
      <w:r w:rsidRPr="6A15567E" w:rsidR="0DB777B7">
        <w:rPr>
          <w:lang w:val="en-US"/>
        </w:rPr>
        <w:t>s</w:t>
      </w:r>
      <w:r w:rsidRPr="6A15567E" w:rsidR="62A97093">
        <w:rPr>
          <w:lang w:val="en-US"/>
        </w:rPr>
        <w:t xml:space="preserve"> with a common last name</w:t>
      </w:r>
      <w:r w:rsidRPr="6A15567E" w:rsidR="5A2916A2">
        <w:rPr>
          <w:lang w:val="en-US"/>
        </w:rPr>
        <w:t xml:space="preserve"> </w:t>
      </w:r>
      <w:r w:rsidRPr="6A15567E" w:rsidR="54684C99">
        <w:rPr>
          <w:lang w:val="en-US"/>
        </w:rPr>
        <w:t xml:space="preserve"> we included this information in the </w:t>
      </w:r>
      <w:r w:rsidRPr="6A15567E" w:rsidR="54684C99">
        <w:rPr>
          <w:i w:val="1"/>
          <w:iCs w:val="1"/>
          <w:lang w:val="en-US"/>
        </w:rPr>
        <w:t>node transformation</w:t>
      </w:r>
      <w:r w:rsidRPr="6A15567E" w:rsidR="54684C99">
        <w:rPr>
          <w:i w:val="0"/>
          <w:iCs w:val="0"/>
          <w:lang w:val="en-US"/>
        </w:rPr>
        <w:t xml:space="preserve"> field.</w:t>
      </w:r>
    </w:p>
    <w:p w:rsidR="54684C99" w:rsidP="6A15567E" w:rsidRDefault="54684C99" w14:paraId="11A90BF1" w14:textId="7B18ADFC">
      <w:pPr>
        <w:pStyle w:val="Normal"/>
        <w:spacing w:line="480" w:lineRule="auto"/>
        <w:jc w:val="both"/>
        <w:rPr>
          <w:b w:val="0"/>
          <w:bCs w:val="0"/>
          <w:i w:val="0"/>
          <w:iCs w:val="0"/>
          <w:lang w:val="en-US"/>
        </w:rPr>
      </w:pPr>
      <w:r w:rsidRPr="6A15567E" w:rsidR="54684C99">
        <w:rPr>
          <w:i w:val="0"/>
          <w:iCs w:val="0"/>
          <w:lang w:val="en-US"/>
        </w:rPr>
        <w:t xml:space="preserve">The fourth section summarizes the information about the ties. </w:t>
      </w:r>
      <w:r w:rsidRPr="6A15567E" w:rsidR="4F76D6BD">
        <w:rPr>
          <w:i w:val="0"/>
          <w:iCs w:val="0"/>
          <w:lang w:val="en-US"/>
        </w:rPr>
        <w:t xml:space="preserve">Following Borgatti´s et al (2009) classification we </w:t>
      </w:r>
      <w:r w:rsidRPr="6A15567E" w:rsidR="63BD4E1B">
        <w:rPr>
          <w:i w:val="0"/>
          <w:iCs w:val="0"/>
          <w:lang w:val="en-US"/>
        </w:rPr>
        <w:t xml:space="preserve">used kinship as the general </w:t>
      </w:r>
      <w:r w:rsidRPr="6A15567E" w:rsidR="63BD4E1B">
        <w:rPr>
          <w:i w:val="1"/>
          <w:iCs w:val="1"/>
          <w:lang w:val="en-US"/>
        </w:rPr>
        <w:t xml:space="preserve">type of the relationship </w:t>
      </w:r>
      <w:r w:rsidRPr="6A15567E" w:rsidR="63BD4E1B">
        <w:rPr>
          <w:b w:val="0"/>
          <w:bCs w:val="0"/>
          <w:i w:val="0"/>
          <w:iCs w:val="0"/>
          <w:lang w:val="en-US"/>
        </w:rPr>
        <w:t>and marriage as the</w:t>
      </w:r>
      <w:r w:rsidRPr="6A15567E" w:rsidR="63BD4E1B">
        <w:rPr>
          <w:b w:val="0"/>
          <w:bCs w:val="0"/>
          <w:i w:val="1"/>
          <w:iCs w:val="1"/>
          <w:lang w:val="en-US"/>
        </w:rPr>
        <w:t xml:space="preserve"> </w:t>
      </w:r>
      <w:r w:rsidRPr="6A15567E" w:rsidR="63BD4E1B">
        <w:rPr>
          <w:b w:val="0"/>
          <w:bCs w:val="0"/>
          <w:i w:val="0"/>
          <w:iCs w:val="0"/>
          <w:lang w:val="en-US"/>
        </w:rPr>
        <w:t>detailed one</w:t>
      </w:r>
      <w:r w:rsidRPr="6A15567E" w:rsidR="34DC9605">
        <w:rPr>
          <w:b w:val="0"/>
          <w:bCs w:val="0"/>
          <w:i w:val="0"/>
          <w:iCs w:val="0"/>
          <w:lang w:val="en-US"/>
        </w:rPr>
        <w:t xml:space="preserve">.  </w:t>
      </w:r>
      <w:r w:rsidRPr="6A15567E" w:rsidR="29E1A476">
        <w:rPr>
          <w:b w:val="0"/>
          <w:bCs w:val="0"/>
          <w:i w:val="0"/>
          <w:iCs w:val="0"/>
          <w:lang w:val="en-US"/>
        </w:rPr>
        <w:t xml:space="preserve">Although </w:t>
      </w:r>
      <w:r w:rsidRPr="6A15567E" w:rsidR="29E1A476">
        <w:rPr>
          <w:b w:val="0"/>
          <w:bCs w:val="0"/>
          <w:i w:val="0"/>
          <w:iCs w:val="0"/>
          <w:lang w:val="en-US"/>
        </w:rPr>
        <w:t>Padgett</w:t>
      </w:r>
      <w:r w:rsidRPr="6A15567E" w:rsidR="59430667">
        <w:rPr>
          <w:b w:val="0"/>
          <w:bCs w:val="0"/>
          <w:i w:val="0"/>
          <w:iCs w:val="0"/>
          <w:lang w:val="en-US"/>
        </w:rPr>
        <w:t xml:space="preserve"> &amp; Ansell´s </w:t>
      </w:r>
      <w:r w:rsidRPr="6A15567E" w:rsidR="29E1A476">
        <w:rPr>
          <w:b w:val="0"/>
          <w:bCs w:val="0"/>
          <w:i w:val="0"/>
          <w:iCs w:val="0"/>
          <w:lang w:val="en-US"/>
        </w:rPr>
        <w:t xml:space="preserve">data </w:t>
      </w:r>
      <w:r w:rsidRPr="6A15567E" w:rsidR="5B850DB0">
        <w:rPr>
          <w:b w:val="0"/>
          <w:bCs w:val="0"/>
          <w:i w:val="0"/>
          <w:iCs w:val="0"/>
          <w:lang w:val="en-US"/>
        </w:rPr>
        <w:t>i</w:t>
      </w:r>
      <w:r w:rsidRPr="6A15567E" w:rsidR="29E1A476">
        <w:rPr>
          <w:b w:val="0"/>
          <w:bCs w:val="0"/>
          <w:i w:val="0"/>
          <w:iCs w:val="0"/>
          <w:lang w:val="en-US"/>
        </w:rPr>
        <w:t>s directed</w:t>
      </w:r>
      <w:r w:rsidRPr="6A15567E" w:rsidR="28EC3AB5">
        <w:rPr>
          <w:b w:val="0"/>
          <w:bCs w:val="0"/>
          <w:i w:val="0"/>
          <w:iCs w:val="0"/>
          <w:lang w:val="en-US"/>
        </w:rPr>
        <w:t>,</w:t>
      </w:r>
      <w:r w:rsidRPr="6A15567E" w:rsidR="29E1A476">
        <w:rPr>
          <w:b w:val="0"/>
          <w:bCs w:val="0"/>
          <w:i w:val="0"/>
          <w:iCs w:val="0"/>
          <w:lang w:val="en-US"/>
        </w:rPr>
        <w:t xml:space="preserve"> </w:t>
      </w:r>
      <w:r w:rsidRPr="6A15567E" w:rsidR="6B702637">
        <w:rPr>
          <w:b w:val="0"/>
          <w:bCs w:val="0"/>
          <w:i w:val="1"/>
          <w:iCs w:val="1"/>
          <w:lang w:val="en-US"/>
        </w:rPr>
        <w:t>Direction</w:t>
      </w:r>
      <w:r w:rsidRPr="6A15567E" w:rsidR="6B702637">
        <w:rPr>
          <w:b w:val="0"/>
          <w:bCs w:val="0"/>
          <w:i w:val="1"/>
          <w:iCs w:val="1"/>
          <w:lang w:val="en-US"/>
        </w:rPr>
        <w:t xml:space="preserve"> </w:t>
      </w:r>
      <w:r w:rsidRPr="6A15567E" w:rsidR="6B702637">
        <w:rPr>
          <w:b w:val="0"/>
          <w:bCs w:val="0"/>
          <w:i w:val="0"/>
          <w:iCs w:val="0"/>
          <w:lang w:val="en-US"/>
        </w:rPr>
        <w:t>is undirected as</w:t>
      </w:r>
      <w:r w:rsidRPr="6A15567E" w:rsidR="1DCA4FDB">
        <w:rPr>
          <w:b w:val="0"/>
          <w:bCs w:val="0"/>
          <w:i w:val="0"/>
          <w:iCs w:val="0"/>
          <w:lang w:val="en-US"/>
        </w:rPr>
        <w:t xml:space="preserve"> the data used by </w:t>
      </w:r>
      <w:r w:rsidRPr="6A15567E" w:rsidR="1DCA4FDB">
        <w:rPr>
          <w:b w:val="0"/>
          <w:bCs w:val="0"/>
          <w:i w:val="0"/>
          <w:iCs w:val="0"/>
          <w:lang w:val="en-US"/>
        </w:rPr>
        <w:t>Breiger</w:t>
      </w:r>
      <w:r w:rsidRPr="6A15567E" w:rsidR="1DCA4FDB">
        <w:rPr>
          <w:b w:val="0"/>
          <w:bCs w:val="0"/>
          <w:i w:val="0"/>
          <w:iCs w:val="0"/>
          <w:lang w:val="en-US"/>
        </w:rPr>
        <w:t xml:space="preserve"> &amp; Pattison () and available in</w:t>
      </w:r>
      <w:r w:rsidRPr="6A15567E" w:rsidR="6B702637">
        <w:rPr>
          <w:b w:val="0"/>
          <w:bCs w:val="0"/>
          <w:i w:val="0"/>
          <w:iCs w:val="0"/>
          <w:lang w:val="en-US"/>
        </w:rPr>
        <w:t xml:space="preserve"> </w:t>
      </w:r>
      <w:r w:rsidRPr="6A15567E" w:rsidR="6B702637">
        <w:rPr>
          <w:b w:val="0"/>
          <w:bCs w:val="0"/>
          <w:i w:val="0"/>
          <w:iCs w:val="0"/>
          <w:lang w:val="en-US"/>
        </w:rPr>
        <w:t xml:space="preserve">the UCINET dataset </w:t>
      </w:r>
      <w:r w:rsidRPr="6A15567E" w:rsidR="50263A66">
        <w:rPr>
          <w:b w:val="0"/>
          <w:bCs w:val="0"/>
          <w:i w:val="0"/>
          <w:iCs w:val="0"/>
          <w:lang w:val="en-US"/>
        </w:rPr>
        <w:t>is</w:t>
      </w:r>
      <w:r w:rsidRPr="6A15567E" w:rsidR="6B702637">
        <w:rPr>
          <w:b w:val="0"/>
          <w:bCs w:val="0"/>
          <w:i w:val="0"/>
          <w:iCs w:val="0"/>
          <w:lang w:val="en-US"/>
        </w:rPr>
        <w:t xml:space="preserve"> symmetr</w:t>
      </w:r>
      <w:r w:rsidRPr="6A15567E" w:rsidR="70D3C7CD">
        <w:rPr>
          <w:b w:val="0"/>
          <w:bCs w:val="0"/>
          <w:i w:val="0"/>
          <w:iCs w:val="0"/>
          <w:lang w:val="en-US"/>
        </w:rPr>
        <w:t>ic</w:t>
      </w:r>
      <w:r w:rsidRPr="6A15567E" w:rsidR="649F80ED">
        <w:rPr>
          <w:b w:val="0"/>
          <w:bCs w:val="0"/>
          <w:i w:val="0"/>
          <w:iCs w:val="0"/>
          <w:lang w:val="en-US"/>
        </w:rPr>
        <w:t xml:space="preserve">. </w:t>
      </w:r>
      <w:r w:rsidRPr="6A15567E" w:rsidR="3A94B498">
        <w:rPr>
          <w:b w:val="0"/>
          <w:bCs w:val="0"/>
          <w:i w:val="0"/>
          <w:iCs w:val="0"/>
          <w:lang w:val="en-US"/>
        </w:rPr>
        <w:t xml:space="preserve">While the </w:t>
      </w:r>
      <w:r w:rsidRPr="6A15567E" w:rsidR="2F52D119">
        <w:rPr>
          <w:b w:val="0"/>
          <w:bCs w:val="0"/>
          <w:i w:val="0"/>
          <w:iCs w:val="0"/>
          <w:lang w:val="en-US"/>
        </w:rPr>
        <w:t xml:space="preserve">Padgett &amp; Ansell differentiate between the families </w:t>
      </w:r>
      <w:r w:rsidRPr="6A15567E" w:rsidR="2F52D119">
        <w:rPr>
          <w:b w:val="0"/>
          <w:bCs w:val="0"/>
          <w:i w:val="0"/>
          <w:iCs w:val="0"/>
          <w:lang w:val="en-US"/>
        </w:rPr>
        <w:t>providing</w:t>
      </w:r>
      <w:r w:rsidRPr="6A15567E" w:rsidR="2F52D119">
        <w:rPr>
          <w:b w:val="0"/>
          <w:bCs w:val="0"/>
          <w:i w:val="0"/>
          <w:iCs w:val="0"/>
          <w:lang w:val="en-US"/>
        </w:rPr>
        <w:t xml:space="preserve"> the marrying male and females, </w:t>
      </w:r>
      <w:r w:rsidRPr="6A15567E" w:rsidR="0EA543B2">
        <w:rPr>
          <w:b w:val="0"/>
          <w:bCs w:val="0"/>
          <w:i w:val="0"/>
          <w:iCs w:val="0"/>
          <w:lang w:val="en-US"/>
        </w:rPr>
        <w:t xml:space="preserve">the original data they provided to </w:t>
      </w:r>
      <w:r w:rsidRPr="6A15567E" w:rsidR="0EA543B2">
        <w:rPr>
          <w:b w:val="0"/>
          <w:bCs w:val="0"/>
          <w:i w:val="0"/>
          <w:iCs w:val="0"/>
          <w:lang w:val="en-US"/>
        </w:rPr>
        <w:t>Breiger</w:t>
      </w:r>
      <w:r w:rsidRPr="6A15567E" w:rsidR="0EA543B2">
        <w:rPr>
          <w:b w:val="0"/>
          <w:bCs w:val="0"/>
          <w:i w:val="0"/>
          <w:iCs w:val="0"/>
          <w:lang w:val="en-US"/>
        </w:rPr>
        <w:t xml:space="preserve"> &amp; Pattison did not </w:t>
      </w:r>
      <w:r w:rsidRPr="6A15567E" w:rsidR="7F21E14C">
        <w:rPr>
          <w:b w:val="0"/>
          <w:bCs w:val="0"/>
          <w:i w:val="0"/>
          <w:iCs w:val="0"/>
          <w:lang w:val="en-US"/>
        </w:rPr>
        <w:t>include this distinction and therefore was symmetric.</w:t>
      </w:r>
      <w:r w:rsidRPr="6A15567E" w:rsidR="5891EFA3">
        <w:rPr>
          <w:b w:val="0"/>
          <w:bCs w:val="0"/>
          <w:i w:val="0"/>
          <w:iCs w:val="0"/>
          <w:lang w:val="en-US"/>
        </w:rPr>
        <w:t xml:space="preserve"> </w:t>
      </w:r>
      <w:r w:rsidRPr="6A15567E" w:rsidR="469B8239">
        <w:rPr>
          <w:b w:val="0"/>
          <w:bCs w:val="0"/>
          <w:i w:val="0"/>
          <w:iCs w:val="0"/>
          <w:lang w:val="en-US"/>
        </w:rPr>
        <w:t>The</w:t>
      </w:r>
      <w:r w:rsidRPr="6A15567E" w:rsidR="2F3340FB">
        <w:rPr>
          <w:b w:val="0"/>
          <w:bCs w:val="0"/>
          <w:i w:val="0"/>
          <w:iCs w:val="0"/>
          <w:lang w:val="en-US"/>
        </w:rPr>
        <w:t xml:space="preserve"> data does not include </w:t>
      </w:r>
      <w:r w:rsidRPr="6A15567E" w:rsidR="2F3340FB">
        <w:rPr>
          <w:b w:val="0"/>
          <w:bCs w:val="0"/>
          <w:i w:val="1"/>
          <w:iCs w:val="1"/>
          <w:lang w:val="en-US"/>
        </w:rPr>
        <w:t xml:space="preserve">self-links </w:t>
      </w:r>
      <w:r w:rsidRPr="6A15567E" w:rsidR="2F3340FB">
        <w:rPr>
          <w:b w:val="0"/>
          <w:bCs w:val="0"/>
          <w:i w:val="0"/>
          <w:iCs w:val="0"/>
          <w:lang w:val="en-US"/>
        </w:rPr>
        <w:t>as there were no registers of marriages withing the same clan.</w:t>
      </w:r>
      <w:r w:rsidRPr="6A15567E" w:rsidR="0942F5E1">
        <w:rPr>
          <w:b w:val="0"/>
          <w:bCs w:val="0"/>
          <w:i w:val="0"/>
          <w:iCs w:val="0"/>
          <w:lang w:val="en-US"/>
        </w:rPr>
        <w:t xml:space="preserve"> </w:t>
      </w:r>
      <w:r w:rsidRPr="6A15567E" w:rsidR="0705921A">
        <w:rPr>
          <w:b w:val="0"/>
          <w:bCs w:val="0"/>
          <w:i w:val="0"/>
          <w:iCs w:val="0"/>
          <w:lang w:val="en-US"/>
        </w:rPr>
        <w:t xml:space="preserve">Ties do not have </w:t>
      </w:r>
      <w:r w:rsidRPr="6A15567E" w:rsidR="0705921A">
        <w:rPr>
          <w:b w:val="0"/>
          <w:bCs w:val="0"/>
          <w:i w:val="1"/>
          <w:iCs w:val="1"/>
          <w:lang w:val="en-US"/>
        </w:rPr>
        <w:t xml:space="preserve">weight </w:t>
      </w:r>
      <w:r w:rsidRPr="6A15567E" w:rsidR="0705921A">
        <w:rPr>
          <w:b w:val="0"/>
          <w:bCs w:val="0"/>
          <w:i w:val="0"/>
          <w:iCs w:val="0"/>
          <w:lang w:val="en-US"/>
        </w:rPr>
        <w:t xml:space="preserve">as they only </w:t>
      </w:r>
      <w:r w:rsidRPr="6A15567E" w:rsidR="0705921A">
        <w:rPr>
          <w:b w:val="0"/>
          <w:bCs w:val="0"/>
          <w:i w:val="0"/>
          <w:iCs w:val="0"/>
          <w:lang w:val="en-US"/>
        </w:rPr>
        <w:t>represent</w:t>
      </w:r>
      <w:r w:rsidRPr="6A15567E" w:rsidR="0705921A">
        <w:rPr>
          <w:b w:val="0"/>
          <w:bCs w:val="0"/>
          <w:i w:val="0"/>
          <w:iCs w:val="0"/>
          <w:lang w:val="en-US"/>
        </w:rPr>
        <w:t xml:space="preserve"> the presence/absence of marriage relationships without any</w:t>
      </w:r>
      <w:r w:rsidRPr="6A15567E" w:rsidR="60D0FF88">
        <w:rPr>
          <w:b w:val="0"/>
          <w:bCs w:val="0"/>
          <w:i w:val="0"/>
          <w:iCs w:val="0"/>
          <w:lang w:val="en-US"/>
        </w:rPr>
        <w:t xml:space="preserve"> reference to</w:t>
      </w:r>
      <w:r w:rsidRPr="6A15567E" w:rsidR="4B070C89">
        <w:rPr>
          <w:b w:val="0"/>
          <w:bCs w:val="0"/>
          <w:i w:val="0"/>
          <w:iCs w:val="0"/>
          <w:lang w:val="en-US"/>
        </w:rPr>
        <w:t>, for example,</w:t>
      </w:r>
      <w:r w:rsidRPr="6A15567E" w:rsidR="60D0FF88">
        <w:rPr>
          <w:b w:val="0"/>
          <w:bCs w:val="0"/>
          <w:i w:val="0"/>
          <w:iCs w:val="0"/>
          <w:lang w:val="en-US"/>
        </w:rPr>
        <w:t xml:space="preserve"> the number of marriag</w:t>
      </w:r>
      <w:r w:rsidRPr="6A15567E" w:rsidR="215AD62D">
        <w:rPr>
          <w:b w:val="0"/>
          <w:bCs w:val="0"/>
          <w:i w:val="0"/>
          <w:iCs w:val="0"/>
          <w:lang w:val="en-US"/>
        </w:rPr>
        <w:t>es within the clans</w:t>
      </w:r>
      <w:r w:rsidRPr="6A15567E" w:rsidR="04A9F8BB">
        <w:rPr>
          <w:b w:val="0"/>
          <w:bCs w:val="0"/>
          <w:i w:val="0"/>
          <w:iCs w:val="0"/>
          <w:lang w:val="en-US"/>
        </w:rPr>
        <w:t xml:space="preserve">. </w:t>
      </w:r>
      <w:r w:rsidRPr="6A15567E" w:rsidR="6E0B7DB8">
        <w:rPr>
          <w:b w:val="0"/>
          <w:bCs w:val="0"/>
          <w:i w:val="0"/>
          <w:iCs w:val="0"/>
          <w:lang w:val="en-US"/>
        </w:rPr>
        <w:t>Since the answer to the question Does the ties have weight? Is no, t</w:t>
      </w:r>
      <w:r w:rsidRPr="6A15567E" w:rsidR="04A9F8BB">
        <w:rPr>
          <w:b w:val="0"/>
          <w:bCs w:val="0"/>
          <w:i w:val="0"/>
          <w:iCs w:val="0"/>
          <w:lang w:val="en-US"/>
        </w:rPr>
        <w:t xml:space="preserve">he three </w:t>
      </w:r>
      <w:r w:rsidRPr="6A15567E" w:rsidR="0DE21FD4">
        <w:rPr>
          <w:b w:val="0"/>
          <w:bCs w:val="0"/>
          <w:i w:val="0"/>
          <w:iCs w:val="0"/>
          <w:lang w:val="en-US"/>
        </w:rPr>
        <w:t>successive fields on weight details were removed</w:t>
      </w:r>
      <w:r w:rsidRPr="6A15567E" w:rsidR="575AC321">
        <w:rPr>
          <w:b w:val="0"/>
          <w:bCs w:val="0"/>
          <w:i w:val="0"/>
          <w:iCs w:val="0"/>
          <w:lang w:val="en-US"/>
        </w:rPr>
        <w:t xml:space="preserve">. </w:t>
      </w:r>
      <w:r w:rsidRPr="6A15567E" w:rsidR="442D5CE2">
        <w:rPr>
          <w:b w:val="0"/>
          <w:bCs w:val="0"/>
          <w:i w:val="0"/>
          <w:iCs w:val="0"/>
          <w:lang w:val="en-US"/>
        </w:rPr>
        <w:t xml:space="preserve">No tie transformations, as for example </w:t>
      </w:r>
      <w:commentRangeStart w:id="1255052843"/>
      <w:commentRangeStart w:id="873835297"/>
      <w:r w:rsidRPr="6A15567E" w:rsidR="442D5CE2">
        <w:rPr>
          <w:b w:val="0"/>
          <w:bCs w:val="0"/>
          <w:i w:val="0"/>
          <w:iCs w:val="0"/>
          <w:lang w:val="en-US"/>
        </w:rPr>
        <w:t>xxxx</w:t>
      </w:r>
      <w:r w:rsidRPr="6A15567E" w:rsidR="442D5CE2">
        <w:rPr>
          <w:b w:val="0"/>
          <w:bCs w:val="0"/>
          <w:i w:val="0"/>
          <w:iCs w:val="0"/>
          <w:lang w:val="en-US"/>
        </w:rPr>
        <w:t xml:space="preserve"> </w:t>
      </w:r>
      <w:r w:rsidRPr="6A15567E" w:rsidR="5711BB86">
        <w:rPr>
          <w:b w:val="0"/>
          <w:bCs w:val="0"/>
          <w:i w:val="0"/>
          <w:iCs w:val="0"/>
          <w:lang w:val="en-US"/>
        </w:rPr>
        <w:t>,</w:t>
      </w:r>
      <w:commentRangeEnd w:id="1255052843"/>
      <w:r>
        <w:rPr>
          <w:rStyle w:val="CommentReference"/>
        </w:rPr>
        <w:commentReference w:id="1255052843"/>
      </w:r>
      <w:commentRangeEnd w:id="873835297"/>
      <w:r>
        <w:rPr>
          <w:rStyle w:val="CommentReference"/>
        </w:rPr>
        <w:commentReference w:id="873835297"/>
      </w:r>
      <w:r w:rsidRPr="6A15567E" w:rsidR="442D5CE2">
        <w:rPr>
          <w:b w:val="0"/>
          <w:bCs w:val="0"/>
          <w:i w:val="0"/>
          <w:iCs w:val="0"/>
          <w:lang w:val="en-US"/>
        </w:rPr>
        <w:t xml:space="preserve">was made into ties. </w:t>
      </w:r>
      <w:r w:rsidRPr="6A15567E" w:rsidR="575AC321">
        <w:rPr>
          <w:b w:val="0"/>
          <w:bCs w:val="0"/>
          <w:i w:val="0"/>
          <w:iCs w:val="0"/>
          <w:lang w:val="en-US"/>
        </w:rPr>
        <w:t xml:space="preserve">No </w:t>
      </w:r>
      <w:r w:rsidRPr="6A15567E" w:rsidR="575AC321">
        <w:rPr>
          <w:b w:val="0"/>
          <w:bCs w:val="0"/>
          <w:i w:val="1"/>
          <w:iCs w:val="1"/>
          <w:lang w:val="en-US"/>
        </w:rPr>
        <w:t xml:space="preserve">Maximum degree </w:t>
      </w:r>
      <w:r w:rsidRPr="6A15567E" w:rsidR="575AC321">
        <w:rPr>
          <w:b w:val="0"/>
          <w:bCs w:val="0"/>
          <w:i w:val="0"/>
          <w:iCs w:val="0"/>
          <w:lang w:val="en-US"/>
        </w:rPr>
        <w:t>was p</w:t>
      </w:r>
      <w:r w:rsidRPr="6A15567E" w:rsidR="1B620C00">
        <w:rPr>
          <w:b w:val="0"/>
          <w:bCs w:val="0"/>
          <w:i w:val="0"/>
          <w:iCs w:val="0"/>
          <w:lang w:val="en-US"/>
        </w:rPr>
        <w:t>laced on the data</w:t>
      </w:r>
      <w:r w:rsidRPr="6A15567E" w:rsidR="0938D878">
        <w:rPr>
          <w:b w:val="0"/>
          <w:bCs w:val="0"/>
          <w:i w:val="0"/>
          <w:iCs w:val="0"/>
          <w:lang w:val="en-US"/>
        </w:rPr>
        <w:t xml:space="preserve"> as</w:t>
      </w:r>
      <w:r w:rsidRPr="6A15567E" w:rsidR="2D129484">
        <w:rPr>
          <w:b w:val="0"/>
          <w:bCs w:val="0"/>
          <w:i w:val="0"/>
          <w:iCs w:val="0"/>
          <w:lang w:val="en-US"/>
        </w:rPr>
        <w:t xml:space="preserve"> regardless of the number of marriage relationships that a family </w:t>
      </w:r>
      <w:r w:rsidRPr="6A15567E" w:rsidR="72833374">
        <w:rPr>
          <w:b w:val="0"/>
          <w:bCs w:val="0"/>
          <w:i w:val="0"/>
          <w:iCs w:val="0"/>
          <w:lang w:val="en-US"/>
        </w:rPr>
        <w:t>might have had</w:t>
      </w:r>
      <w:r w:rsidRPr="6A15567E" w:rsidR="2D129484">
        <w:rPr>
          <w:b w:val="0"/>
          <w:bCs w:val="0"/>
          <w:i w:val="0"/>
          <w:iCs w:val="0"/>
          <w:lang w:val="en-US"/>
        </w:rPr>
        <w:t xml:space="preserve">, </w:t>
      </w:r>
      <w:r w:rsidRPr="6A15567E" w:rsidR="7AD35AEE">
        <w:rPr>
          <w:b w:val="0"/>
          <w:bCs w:val="0"/>
          <w:i w:val="0"/>
          <w:iCs w:val="0"/>
          <w:lang w:val="en-US"/>
        </w:rPr>
        <w:t xml:space="preserve">all the marrying relationships were </w:t>
      </w:r>
      <w:r w:rsidRPr="6A15567E" w:rsidR="7F1283BE">
        <w:rPr>
          <w:b w:val="0"/>
          <w:bCs w:val="0"/>
          <w:i w:val="0"/>
          <w:iCs w:val="0"/>
          <w:lang w:val="en-US"/>
        </w:rPr>
        <w:t>included in the data</w:t>
      </w:r>
      <w:r w:rsidRPr="6A15567E" w:rsidR="7AD35AEE">
        <w:rPr>
          <w:b w:val="0"/>
          <w:bCs w:val="0"/>
          <w:i w:val="0"/>
          <w:iCs w:val="0"/>
          <w:lang w:val="en-US"/>
        </w:rPr>
        <w:t>.</w:t>
      </w:r>
    </w:p>
    <w:p w:rsidR="141F079A" w:rsidP="18EC989E" w:rsidRDefault="141F079A" w14:paraId="57FA9855" w14:textId="23758732">
      <w:pPr>
        <w:pStyle w:val="Normal"/>
        <w:spacing w:line="480" w:lineRule="auto"/>
        <w:jc w:val="both"/>
        <w:rPr>
          <w:b w:val="0"/>
          <w:bCs w:val="0"/>
          <w:i w:val="1"/>
          <w:iCs w:val="1"/>
          <w:lang w:val="en-US"/>
        </w:rPr>
      </w:pPr>
      <w:r w:rsidRPr="18EC989E" w:rsidR="141F079A">
        <w:rPr>
          <w:b w:val="0"/>
          <w:bCs w:val="0"/>
          <w:i w:val="0"/>
          <w:iCs w:val="0"/>
          <w:lang w:val="en-US"/>
        </w:rPr>
        <w:t xml:space="preserve">The </w:t>
      </w:r>
      <w:r w:rsidRPr="18EC989E" w:rsidR="141F079A">
        <w:rPr>
          <w:b w:val="0"/>
          <w:bCs w:val="0"/>
          <w:i w:val="0"/>
          <w:iCs w:val="0"/>
          <w:lang w:val="en-US"/>
        </w:rPr>
        <w:t>final section</w:t>
      </w:r>
      <w:r w:rsidRPr="18EC989E" w:rsidR="141F079A">
        <w:rPr>
          <w:b w:val="0"/>
          <w:bCs w:val="0"/>
          <w:i w:val="0"/>
          <w:iCs w:val="0"/>
          <w:lang w:val="en-US"/>
        </w:rPr>
        <w:t xml:space="preserve"> corresponds to the statistics. The dataset in UCINET has a </w:t>
      </w:r>
      <w:r w:rsidRPr="18EC989E" w:rsidR="141F079A">
        <w:rPr>
          <w:b w:val="0"/>
          <w:bCs w:val="0"/>
          <w:i w:val="1"/>
          <w:iCs w:val="1"/>
          <w:lang w:val="en-US"/>
        </w:rPr>
        <w:t>network size</w:t>
      </w:r>
      <w:r w:rsidRPr="18EC989E" w:rsidR="347EE56C">
        <w:rPr>
          <w:b w:val="0"/>
          <w:bCs w:val="0"/>
          <w:i w:val="0"/>
          <w:iCs w:val="0"/>
          <w:lang w:val="en-US"/>
        </w:rPr>
        <w:t xml:space="preserve"> of 16</w:t>
      </w:r>
      <w:r w:rsidRPr="18EC989E" w:rsidR="2D228C73">
        <w:rPr>
          <w:b w:val="0"/>
          <w:bCs w:val="0"/>
          <w:i w:val="0"/>
          <w:iCs w:val="0"/>
          <w:lang w:val="en-US"/>
        </w:rPr>
        <w:t xml:space="preserve"> and </w:t>
      </w:r>
      <w:r w:rsidRPr="18EC989E" w:rsidR="2D228C73">
        <w:rPr>
          <w:b w:val="0"/>
          <w:bCs w:val="0"/>
          <w:i w:val="1"/>
          <w:iCs w:val="1"/>
          <w:lang w:val="en-US"/>
        </w:rPr>
        <w:t xml:space="preserve">number of </w:t>
      </w:r>
      <w:r w:rsidRPr="18EC989E" w:rsidR="2D228C73">
        <w:rPr>
          <w:b w:val="0"/>
          <w:bCs w:val="0"/>
          <w:i w:val="1"/>
          <w:iCs w:val="1"/>
          <w:lang w:val="en-US"/>
        </w:rPr>
        <w:t>ties</w:t>
      </w:r>
      <w:r w:rsidRPr="18EC989E" w:rsidR="2D228C73">
        <w:rPr>
          <w:b w:val="0"/>
          <w:bCs w:val="0"/>
          <w:i w:val="1"/>
          <w:iCs w:val="1"/>
          <w:lang w:val="en-US"/>
        </w:rPr>
        <w:t xml:space="preserve"> </w:t>
      </w:r>
      <w:r w:rsidRPr="18EC989E" w:rsidR="2D228C73">
        <w:rPr>
          <w:b w:val="0"/>
          <w:bCs w:val="0"/>
          <w:i w:val="0"/>
          <w:iCs w:val="0"/>
          <w:lang w:val="en-US"/>
        </w:rPr>
        <w:t>of 40,</w:t>
      </w:r>
      <w:r w:rsidRPr="18EC989E" w:rsidR="347EE56C">
        <w:rPr>
          <w:b w:val="0"/>
          <w:bCs w:val="0"/>
          <w:i w:val="0"/>
          <w:iCs w:val="0"/>
          <w:lang w:val="en-US"/>
        </w:rPr>
        <w:t xml:space="preserve"> as</w:t>
      </w:r>
      <w:r w:rsidRPr="18EC989E" w:rsidR="347EE56C">
        <w:rPr>
          <w:b w:val="0"/>
          <w:bCs w:val="0"/>
          <w:i w:val="0"/>
          <w:iCs w:val="0"/>
          <w:lang w:val="en-US"/>
        </w:rPr>
        <w:t xml:space="preserve"> that is the number of different clans/nodes</w:t>
      </w:r>
      <w:r w:rsidRPr="18EC989E" w:rsidR="686D2EE6">
        <w:rPr>
          <w:b w:val="0"/>
          <w:bCs w:val="0"/>
          <w:i w:val="0"/>
          <w:iCs w:val="0"/>
          <w:lang w:val="en-US"/>
        </w:rPr>
        <w:t xml:space="preserve"> and marriage relationships</w:t>
      </w:r>
      <w:r w:rsidRPr="18EC989E" w:rsidR="347EE56C">
        <w:rPr>
          <w:b w:val="0"/>
          <w:bCs w:val="0"/>
          <w:i w:val="0"/>
          <w:iCs w:val="0"/>
          <w:lang w:val="en-US"/>
        </w:rPr>
        <w:t xml:space="preserve"> </w:t>
      </w:r>
      <w:r w:rsidRPr="18EC989E" w:rsidR="0780E64F">
        <w:rPr>
          <w:b w:val="0"/>
          <w:bCs w:val="0"/>
          <w:i w:val="0"/>
          <w:iCs w:val="0"/>
          <w:lang w:val="en-US"/>
        </w:rPr>
        <w:t>included in the network</w:t>
      </w:r>
      <w:r w:rsidRPr="18EC989E" w:rsidR="22369D55">
        <w:rPr>
          <w:b w:val="0"/>
          <w:bCs w:val="0"/>
          <w:i w:val="0"/>
          <w:iCs w:val="0"/>
          <w:lang w:val="en-US"/>
        </w:rPr>
        <w:t xml:space="preserve">. </w:t>
      </w:r>
      <w:r w:rsidRPr="18EC989E" w:rsidR="22369D55">
        <w:rPr>
          <w:b w:val="0"/>
          <w:bCs w:val="0"/>
          <w:i w:val="1"/>
          <w:iCs w:val="1"/>
          <w:lang w:val="en-US"/>
        </w:rPr>
        <w:t xml:space="preserve">Density, Average path length, average degree, number of isolates, clustering coefficients and degree centralization </w:t>
      </w:r>
      <w:r w:rsidRPr="18EC989E" w:rsidR="22369D55">
        <w:rPr>
          <w:b w:val="0"/>
          <w:bCs w:val="0"/>
          <w:i w:val="0"/>
          <w:iCs w:val="0"/>
          <w:lang w:val="en-US"/>
        </w:rPr>
        <w:t>are all basic network statistics</w:t>
      </w:r>
      <w:r w:rsidRPr="18EC989E" w:rsidR="342388C5">
        <w:rPr>
          <w:b w:val="0"/>
          <w:bCs w:val="0"/>
          <w:i w:val="0"/>
          <w:iCs w:val="0"/>
          <w:lang w:val="en-US"/>
        </w:rPr>
        <w:t xml:space="preserve"> related to the data and calculated using UCINET tools. The fields corresponding to </w:t>
      </w:r>
      <w:r w:rsidRPr="18EC989E" w:rsidR="0EB47BE6">
        <w:rPr>
          <w:b w:val="0"/>
          <w:bCs w:val="0"/>
          <w:i w:val="1"/>
          <w:iCs w:val="1"/>
          <w:lang w:val="en-US"/>
        </w:rPr>
        <w:t xml:space="preserve">Reciprocity, indegree centralization and outdegree centralization </w:t>
      </w:r>
      <w:r w:rsidRPr="18EC989E" w:rsidR="0EB47BE6">
        <w:rPr>
          <w:b w:val="0"/>
          <w:bCs w:val="0"/>
          <w:i w:val="0"/>
          <w:iCs w:val="0"/>
          <w:lang w:val="en-US"/>
        </w:rPr>
        <w:t xml:space="preserve">were removed as these are not relevant for undirected data. The fields </w:t>
      </w:r>
      <w:r w:rsidRPr="18EC989E" w:rsidR="350136E1">
        <w:rPr>
          <w:b w:val="0"/>
          <w:bCs w:val="0"/>
          <w:i w:val="0"/>
          <w:iCs w:val="0"/>
          <w:lang w:val="en-US"/>
        </w:rPr>
        <w:t xml:space="preserve">specifying the </w:t>
      </w:r>
      <w:r w:rsidRPr="18EC989E" w:rsidR="350136E1">
        <w:rPr>
          <w:b w:val="0"/>
          <w:bCs w:val="0"/>
          <w:i w:val="1"/>
          <w:iCs w:val="1"/>
          <w:lang w:val="en-US"/>
        </w:rPr>
        <w:t>number of new and lost ties</w:t>
      </w:r>
      <w:r w:rsidRPr="18EC989E" w:rsidR="350136E1">
        <w:rPr>
          <w:b w:val="0"/>
          <w:bCs w:val="0"/>
          <w:i w:val="0"/>
          <w:iCs w:val="0"/>
          <w:lang w:val="en-US"/>
        </w:rPr>
        <w:t xml:space="preserve"> were also removed as data is not </w:t>
      </w:r>
      <w:r w:rsidRPr="18EC989E" w:rsidR="350136E1">
        <w:rPr>
          <w:b w:val="0"/>
          <w:bCs w:val="0"/>
          <w:i w:val="0"/>
          <w:iCs w:val="0"/>
          <w:lang w:val="en-US"/>
        </w:rPr>
        <w:t>longitudinal.</w:t>
      </w:r>
      <w:r w:rsidRPr="18EC989E" w:rsidR="350136E1">
        <w:rPr>
          <w:b w:val="0"/>
          <w:bCs w:val="0"/>
          <w:i w:val="0"/>
          <w:iCs w:val="0"/>
          <w:lang w:val="en-US"/>
        </w:rPr>
        <w:t xml:space="preserve"> </w:t>
      </w:r>
    </w:p>
    <w:p w:rsidR="1E068721" w:rsidP="6A15567E" w:rsidRDefault="1E068721" w14:paraId="469962F7" w14:textId="43408F5A">
      <w:pPr>
        <w:pStyle w:val="Normal"/>
        <w:spacing w:line="480" w:lineRule="auto"/>
        <w:jc w:val="both"/>
        <w:rPr>
          <w:b w:val="0"/>
          <w:bCs w:val="0"/>
          <w:i w:val="0"/>
          <w:iCs w:val="0"/>
          <w:lang w:val="en-US"/>
        </w:rPr>
      </w:pPr>
      <w:r w:rsidRPr="6A15567E" w:rsidR="1E068721">
        <w:rPr>
          <w:b w:val="0"/>
          <w:bCs w:val="0"/>
          <w:i w:val="0"/>
          <w:iCs w:val="0"/>
          <w:lang w:val="en-US"/>
        </w:rPr>
        <w:t xml:space="preserve">As mentioned </w:t>
      </w:r>
      <w:r w:rsidRPr="6A15567E" w:rsidR="2AC18242">
        <w:rPr>
          <w:b w:val="0"/>
          <w:bCs w:val="0"/>
          <w:i w:val="0"/>
          <w:iCs w:val="0"/>
          <w:lang w:val="en-US"/>
        </w:rPr>
        <w:t>before</w:t>
      </w:r>
      <w:r w:rsidRPr="6A15567E" w:rsidR="1018558E">
        <w:rPr>
          <w:b w:val="0"/>
          <w:bCs w:val="0"/>
          <w:i w:val="0"/>
          <w:iCs w:val="0"/>
          <w:lang w:val="en-US"/>
        </w:rPr>
        <w:t>, in</w:t>
      </w:r>
      <w:r w:rsidRPr="6A15567E" w:rsidR="27BA2854">
        <w:rPr>
          <w:b w:val="0"/>
          <w:bCs w:val="0"/>
          <w:i w:val="0"/>
          <w:iCs w:val="0"/>
          <w:lang w:val="en-US"/>
        </w:rPr>
        <w:t xml:space="preserve"> the field </w:t>
      </w:r>
      <w:r w:rsidRPr="6A15567E" w:rsidR="4D6B1169">
        <w:rPr>
          <w:b w:val="0"/>
          <w:bCs w:val="0"/>
          <w:i w:val="0"/>
          <w:iCs w:val="0"/>
          <w:lang w:val="en-US"/>
        </w:rPr>
        <w:t>of</w:t>
      </w:r>
      <w:r w:rsidRPr="6A15567E" w:rsidR="27BA2854">
        <w:rPr>
          <w:b w:val="0"/>
          <w:bCs w:val="0"/>
          <w:i w:val="0"/>
          <w:iCs w:val="0"/>
          <w:lang w:val="en-US"/>
        </w:rPr>
        <w:t xml:space="preserve"> </w:t>
      </w:r>
      <w:r w:rsidRPr="6A15567E" w:rsidR="27BA2854">
        <w:rPr>
          <w:b w:val="0"/>
          <w:bCs w:val="0"/>
          <w:i w:val="1"/>
          <w:iCs w:val="1"/>
          <w:lang w:val="en-US"/>
        </w:rPr>
        <w:t>additional</w:t>
      </w:r>
      <w:r w:rsidRPr="6A15567E" w:rsidR="27BA2854">
        <w:rPr>
          <w:b w:val="0"/>
          <w:bCs w:val="0"/>
          <w:i w:val="1"/>
          <w:iCs w:val="1"/>
          <w:lang w:val="en-US"/>
        </w:rPr>
        <w:t xml:space="preserve"> information </w:t>
      </w:r>
      <w:r w:rsidRPr="6A15567E" w:rsidR="27BA2854">
        <w:rPr>
          <w:b w:val="0"/>
          <w:bCs w:val="0"/>
          <w:i w:val="0"/>
          <w:iCs w:val="0"/>
          <w:lang w:val="en-US"/>
        </w:rPr>
        <w:t xml:space="preserve">we mention some relevant </w:t>
      </w:r>
      <w:r w:rsidRPr="6A15567E" w:rsidR="0E84A734">
        <w:rPr>
          <w:b w:val="0"/>
          <w:bCs w:val="0"/>
          <w:i w:val="0"/>
          <w:iCs w:val="0"/>
          <w:lang w:val="en-US"/>
        </w:rPr>
        <w:t xml:space="preserve">notes </w:t>
      </w:r>
      <w:r w:rsidRPr="6A15567E" w:rsidR="27BA2854">
        <w:rPr>
          <w:b w:val="0"/>
          <w:bCs w:val="0"/>
          <w:i w:val="0"/>
          <w:iCs w:val="0"/>
          <w:lang w:val="en-US"/>
        </w:rPr>
        <w:t>about the information</w:t>
      </w:r>
      <w:r w:rsidRPr="6A15567E" w:rsidR="54DD3FE7">
        <w:rPr>
          <w:b w:val="0"/>
          <w:bCs w:val="0"/>
          <w:i w:val="0"/>
          <w:iCs w:val="0"/>
          <w:lang w:val="en-US"/>
        </w:rPr>
        <w:t xml:space="preserve"> summarized</w:t>
      </w:r>
      <w:r w:rsidRPr="6A15567E" w:rsidR="27BA2854">
        <w:rPr>
          <w:b w:val="0"/>
          <w:bCs w:val="0"/>
          <w:i w:val="0"/>
          <w:iCs w:val="0"/>
          <w:lang w:val="en-US"/>
        </w:rPr>
        <w:t xml:space="preserve"> in the protocol</w:t>
      </w:r>
      <w:r w:rsidRPr="6A15567E" w:rsidR="53CC4129">
        <w:rPr>
          <w:b w:val="0"/>
          <w:bCs w:val="0"/>
          <w:i w:val="0"/>
          <w:iCs w:val="0"/>
          <w:lang w:val="en-US"/>
        </w:rPr>
        <w:t>.</w:t>
      </w:r>
      <w:r w:rsidRPr="6A15567E" w:rsidR="2FAC43F8">
        <w:rPr>
          <w:b w:val="0"/>
          <w:bCs w:val="0"/>
          <w:i w:val="0"/>
          <w:iCs w:val="0"/>
          <w:lang w:val="en-US"/>
        </w:rPr>
        <w:t xml:space="preserve"> First,</w:t>
      </w:r>
      <w:r w:rsidRPr="6A15567E" w:rsidR="53CC4129">
        <w:rPr>
          <w:b w:val="0"/>
          <w:bCs w:val="0"/>
          <w:i w:val="0"/>
          <w:iCs w:val="0"/>
          <w:lang w:val="en-US"/>
        </w:rPr>
        <w:t xml:space="preserve"> th</w:t>
      </w:r>
      <w:commentRangeStart w:id="78230010"/>
      <w:r w:rsidRPr="6A15567E" w:rsidR="53CC4129">
        <w:rPr>
          <w:b w:val="0"/>
          <w:bCs w:val="0"/>
          <w:i w:val="0"/>
          <w:iCs w:val="0"/>
          <w:lang w:val="en-US"/>
        </w:rPr>
        <w:t xml:space="preserve">at the dataset </w:t>
      </w:r>
      <w:r w:rsidRPr="6A15567E" w:rsidR="182A9974">
        <w:rPr>
          <w:b w:val="0"/>
          <w:bCs w:val="0"/>
          <w:i w:val="0"/>
          <w:iCs w:val="0"/>
          <w:lang w:val="en-US"/>
        </w:rPr>
        <w:t xml:space="preserve">corresponds to the one available in UCINET with 16 nodes, instead of the 92 available in Padgett´s original publication. </w:t>
      </w:r>
      <w:r w:rsidRPr="6A15567E" w:rsidR="3F4C9ECA">
        <w:rPr>
          <w:b w:val="0"/>
          <w:bCs w:val="0"/>
          <w:i w:val="0"/>
          <w:iCs w:val="0"/>
          <w:lang w:val="en-US"/>
        </w:rPr>
        <w:t>Second, we are only including marriage relationships although Pa</w:t>
      </w:r>
      <w:commentRangeEnd w:id="78230010"/>
      <w:r>
        <w:rPr>
          <w:rStyle w:val="CommentReference"/>
        </w:rPr>
        <w:commentReference w:id="78230010"/>
      </w:r>
      <w:r w:rsidRPr="6A15567E" w:rsidR="3F4C9ECA">
        <w:rPr>
          <w:b w:val="0"/>
          <w:bCs w:val="0"/>
          <w:i w:val="0"/>
          <w:iCs w:val="0"/>
          <w:lang w:val="en-US"/>
        </w:rPr>
        <w:t xml:space="preserve">dgett´s original data also include economic and </w:t>
      </w:r>
      <w:r w:rsidRPr="6A15567E" w:rsidR="47589EB5">
        <w:rPr>
          <w:b w:val="0"/>
          <w:bCs w:val="0"/>
          <w:i w:val="0"/>
          <w:iCs w:val="0"/>
          <w:lang w:val="en-US"/>
        </w:rPr>
        <w:t>political relationships</w:t>
      </w:r>
      <w:r w:rsidRPr="6A15567E" w:rsidR="47589EB5">
        <w:rPr>
          <w:b w:val="0"/>
          <w:bCs w:val="0"/>
          <w:i w:val="0"/>
          <w:iCs w:val="0"/>
          <w:lang w:val="en-US"/>
        </w:rPr>
        <w:t xml:space="preserve">. </w:t>
      </w:r>
      <w:r w:rsidRPr="6A15567E" w:rsidR="24B4EEC5">
        <w:rPr>
          <w:b w:val="0"/>
          <w:bCs w:val="0"/>
          <w:i w:val="0"/>
          <w:iCs w:val="0"/>
          <w:lang w:val="en-US"/>
        </w:rPr>
        <w:t>T</w:t>
      </w:r>
      <w:r w:rsidRPr="6A15567E" w:rsidR="24B4EEC5">
        <w:rPr>
          <w:b w:val="0"/>
          <w:bCs w:val="0"/>
          <w:i w:val="0"/>
          <w:iCs w:val="0"/>
          <w:lang w:val="en-US"/>
        </w:rPr>
        <w:t xml:space="preserve">he </w:t>
      </w:r>
      <w:r w:rsidRPr="6A15567E" w:rsidR="24B4EEC5">
        <w:rPr>
          <w:b w:val="0"/>
          <w:bCs w:val="0"/>
          <w:i w:val="1"/>
          <w:iCs w:val="1"/>
          <w:lang w:val="en-US"/>
        </w:rPr>
        <w:t xml:space="preserve">dataset DOI, </w:t>
      </w:r>
      <w:r w:rsidRPr="6A15567E" w:rsidR="24B4EEC5">
        <w:rPr>
          <w:b w:val="0"/>
          <w:bCs w:val="0"/>
          <w:i w:val="0"/>
          <w:iCs w:val="0"/>
          <w:lang w:val="en-US"/>
        </w:rPr>
        <w:t>at the top of the protocol should be reserved for a unique identification code for the datase</w:t>
      </w:r>
      <w:r w:rsidRPr="6A15567E" w:rsidR="7D0C819C">
        <w:rPr>
          <w:b w:val="0"/>
          <w:bCs w:val="0"/>
          <w:i w:val="0"/>
          <w:iCs w:val="0"/>
          <w:lang w:val="en-US"/>
        </w:rPr>
        <w:t>t.</w:t>
      </w:r>
    </w:p>
    <w:p w:rsidR="00768704" w:rsidP="6A15567E" w:rsidRDefault="00768704" w14:paraId="363EFD3F" w14:textId="4EE06B2C">
      <w:pPr>
        <w:pStyle w:val="Normal"/>
        <w:spacing w:line="480" w:lineRule="auto"/>
        <w:jc w:val="both"/>
        <w:rPr>
          <w:b w:val="0"/>
          <w:bCs w:val="0"/>
          <w:i w:val="0"/>
          <w:iCs w:val="0"/>
          <w:lang w:val="en-US"/>
        </w:rPr>
      </w:pPr>
      <w:r w:rsidRPr="6A15567E" w:rsidR="00768704">
        <w:rPr>
          <w:b w:val="0"/>
          <w:bCs w:val="0"/>
          <w:i w:val="0"/>
          <w:iCs w:val="0"/>
          <w:lang w:val="en-US"/>
        </w:rPr>
        <w:t>Figure 1: xxx</w:t>
      </w:r>
    </w:p>
    <w:p w:rsidR="7B96E0D9" w:rsidP="7B96E0D9" w:rsidRDefault="7B96E0D9" w14:paraId="4A79940D" w14:textId="548080E4">
      <w:pPr>
        <w:pStyle w:val="Normal"/>
        <w:spacing w:line="480" w:lineRule="auto"/>
        <w:jc w:val="both"/>
        <w:rPr>
          <w:b w:val="0"/>
          <w:bCs w:val="0"/>
          <w:i w:val="0"/>
          <w:iCs w:val="0"/>
          <w:lang w:val="en-US"/>
        </w:rPr>
      </w:pPr>
    </w:p>
    <w:tbl>
      <w:tblPr>
        <w:tblStyle w:val="TableNormal"/>
        <w:tblW w:w="0" w:type="auto"/>
        <w:tblLayout w:type="fixed"/>
        <w:tblLook w:val="06A0" w:firstRow="1" w:lastRow="0" w:firstColumn="1" w:lastColumn="0" w:noHBand="1" w:noVBand="1"/>
      </w:tblPr>
      <w:tblGrid>
        <w:gridCol w:w="1620"/>
        <w:gridCol w:w="2220"/>
        <w:gridCol w:w="5175"/>
      </w:tblGrid>
      <w:tr w:rsidR="7B96E0D9" w:rsidTr="6A15567E" w14:paraId="301C8DE1">
        <w:trPr>
          <w:trHeight w:val="585"/>
        </w:trPr>
        <w:tc>
          <w:tcPr>
            <w:tcW w:w="1620" w:type="dxa"/>
            <w:vMerge w:val="restart"/>
            <w:tcBorders>
              <w:top w:val="nil"/>
              <w:left w:val="nil"/>
              <w:bottom w:val="single" w:color="000000" w:themeColor="text1" w:sz="4"/>
              <w:right w:val="single" w:color="000000" w:themeColor="text1" w:sz="4"/>
            </w:tcBorders>
            <w:tcMar>
              <w:top w:w="15" w:type="dxa"/>
              <w:left w:w="15" w:type="dxa"/>
              <w:right w:w="15" w:type="dxa"/>
            </w:tcMar>
            <w:vAlign w:val="center"/>
          </w:tcPr>
          <w:p w:rsidR="7B96E0D9" w:rsidP="7B96E0D9" w:rsidRDefault="7B96E0D9" w14:paraId="42275742" w14:textId="7848138F">
            <w:pPr>
              <w:spacing w:before="0" w:beforeAutospacing="off" w:after="0" w:afterAutospacing="off"/>
            </w:pPr>
            <w:r w:rsidRPr="7B96E0D9" w:rsidR="7B96E0D9">
              <w:rPr>
                <w:rFonts w:ascii="Calibri" w:hAnsi="Calibri" w:eastAsia="Calibri" w:cs="Calibri"/>
                <w:b w:val="1"/>
                <w:bCs w:val="1"/>
                <w:i w:val="0"/>
                <w:iCs w:val="0"/>
                <w:strike w:val="0"/>
                <w:dstrike w:val="0"/>
                <w:color w:val="000000" w:themeColor="text1" w:themeTint="FF" w:themeShade="FF"/>
                <w:sz w:val="22"/>
                <w:szCs w:val="22"/>
                <w:u w:val="none"/>
              </w:rPr>
              <w:t xml:space="preserve">Dataset DOI: </w:t>
            </w:r>
            <w:r w:rsidRPr="7B96E0D9" w:rsidR="7B96E0D9">
              <w:rPr>
                <w:rFonts w:ascii="Calibri" w:hAnsi="Calibri" w:eastAsia="Calibri" w:cs="Calibri"/>
                <w:b w:val="0"/>
                <w:bCs w:val="0"/>
                <w:i w:val="0"/>
                <w:iCs w:val="0"/>
                <w:strike w:val="0"/>
                <w:dstrike w:val="0"/>
                <w:color w:val="000000" w:themeColor="text1" w:themeTint="FF" w:themeShade="FF"/>
                <w:sz w:val="22"/>
                <w:szCs w:val="22"/>
                <w:u w:val="none"/>
              </w:rPr>
              <w:t>XXX</w:t>
            </w:r>
          </w:p>
        </w:tc>
        <w:tc>
          <w:tcPr>
            <w:tcW w:w="7395" w:type="dxa"/>
            <w:gridSpan w:val="2"/>
            <w:tcBorders>
              <w:top w:val="single" w:color="000000" w:themeColor="text1" w:sz="4"/>
              <w:left w:val="single" w:color="000000" w:themeColor="text1" w:sz="4"/>
              <w:bottom w:val="single" w:color="000000" w:themeColor="text1" w:sz="4"/>
              <w:right w:val="nil"/>
            </w:tcBorders>
            <w:shd w:val="clear" w:color="auto" w:fill="999999"/>
            <w:tcMar>
              <w:top w:w="15" w:type="dxa"/>
              <w:left w:w="15" w:type="dxa"/>
              <w:right w:w="15" w:type="dxa"/>
            </w:tcMar>
            <w:vAlign w:val="bottom"/>
          </w:tcPr>
          <w:p w:rsidR="7B96E0D9" w:rsidP="7B96E0D9" w:rsidRDefault="7B96E0D9" w14:paraId="6A85F14D" w14:textId="23F26C35">
            <w:pPr>
              <w:spacing w:before="0" w:beforeAutospacing="off" w:after="0" w:afterAutospacing="off"/>
              <w:jc w:val="center"/>
            </w:pPr>
            <w:r w:rsidRPr="7B96E0D9" w:rsidR="7B96E0D9">
              <w:rPr>
                <w:rFonts w:ascii="Calibri" w:hAnsi="Calibri" w:eastAsia="Calibri" w:cs="Calibri"/>
                <w:b w:val="1"/>
                <w:bCs w:val="1"/>
                <w:i w:val="0"/>
                <w:iCs w:val="0"/>
                <w:strike w:val="0"/>
                <w:dstrike w:val="0"/>
                <w:color w:val="000000" w:themeColor="text1" w:themeTint="FF" w:themeShade="FF"/>
                <w:sz w:val="22"/>
                <w:szCs w:val="22"/>
                <w:u w:val="none"/>
              </w:rPr>
              <w:t>STANDARD PROTOCOL FOR DESCRIBING SOCIAL NETWORKS</w:t>
            </w:r>
          </w:p>
        </w:tc>
      </w:tr>
      <w:tr w:rsidR="7B96E0D9" w:rsidTr="6A15567E" w14:paraId="1538E1E3">
        <w:trPr>
          <w:trHeight w:val="285"/>
        </w:trPr>
        <w:tc>
          <w:tcPr>
            <w:tcW w:w="1620" w:type="dxa"/>
            <w:vMerge/>
            <w:tcBorders/>
            <w:tcMar/>
            <w:vAlign w:val="center"/>
          </w:tcPr>
          <w:p w14:paraId="6701EB0A"/>
        </w:tc>
        <w:tc>
          <w:tcPr>
            <w:tcW w:w="2220" w:type="dxa"/>
            <w:tcBorders>
              <w:top w:val="single" w:color="000000" w:themeColor="text1" w:sz="4"/>
              <w:left w:val="nil" w:color="000000" w:themeColor="text1" w:sz="4"/>
              <w:bottom w:val="single" w:color="000000" w:themeColor="text1" w:sz="4"/>
              <w:right w:val="single" w:color="000000" w:themeColor="text1" w:sz="4"/>
            </w:tcBorders>
            <w:shd w:val="clear" w:color="auto" w:fill="F2F2F2" w:themeFill="background1" w:themeFillShade="F2"/>
            <w:tcMar>
              <w:top w:w="15" w:type="dxa"/>
              <w:left w:w="15" w:type="dxa"/>
              <w:right w:w="15" w:type="dxa"/>
            </w:tcMar>
            <w:vAlign w:val="bottom"/>
          </w:tcPr>
          <w:p w:rsidR="7B96E0D9" w:rsidP="7B96E0D9" w:rsidRDefault="7B96E0D9" w14:paraId="3BEB6ED4" w14:textId="4706BB6A">
            <w:pPr>
              <w:spacing w:before="0" w:beforeAutospacing="off" w:after="0" w:afterAutospacing="off"/>
              <w:jc w:val="center"/>
            </w:pPr>
            <w:r w:rsidRPr="7B96E0D9" w:rsidR="7B96E0D9">
              <w:rPr>
                <w:rFonts w:ascii="Calibri" w:hAnsi="Calibri" w:eastAsia="Calibri" w:cs="Calibri"/>
                <w:b w:val="0"/>
                <w:bCs w:val="0"/>
                <w:i w:val="0"/>
                <w:iCs w:val="0"/>
                <w:strike w:val="0"/>
                <w:dstrike w:val="0"/>
                <w:color w:val="000000" w:themeColor="text1" w:themeTint="FF" w:themeShade="FF"/>
                <w:sz w:val="22"/>
                <w:szCs w:val="22"/>
                <w:u w:val="none"/>
              </w:rPr>
              <w:t>Field</w:t>
            </w:r>
          </w:p>
        </w:tc>
        <w:tc>
          <w:tcPr>
            <w:tcW w:w="5175" w:type="dxa"/>
            <w:tcBorders>
              <w:top w:val="single" w:color="000000" w:themeColor="text1" w:sz="4"/>
              <w:left w:val="single" w:color="000000" w:themeColor="text1" w:sz="4"/>
              <w:bottom w:val="single" w:color="000000" w:themeColor="text1" w:sz="4"/>
              <w:right w:val="nil"/>
            </w:tcBorders>
            <w:shd w:val="clear" w:color="auto" w:fill="F2F2F2" w:themeFill="background1" w:themeFillShade="F2"/>
            <w:tcMar>
              <w:top w:w="15" w:type="dxa"/>
              <w:left w:w="15" w:type="dxa"/>
              <w:right w:w="15" w:type="dxa"/>
            </w:tcMar>
            <w:vAlign w:val="bottom"/>
          </w:tcPr>
          <w:p w:rsidR="7B96E0D9" w:rsidP="7B96E0D9" w:rsidRDefault="7B96E0D9" w14:paraId="36C4A1EA" w14:textId="4061D23D">
            <w:pPr>
              <w:spacing w:before="0" w:beforeAutospacing="off" w:after="0" w:afterAutospacing="off"/>
              <w:jc w:val="center"/>
            </w:pPr>
            <w:r w:rsidRPr="7B96E0D9" w:rsidR="7B96E0D9">
              <w:rPr>
                <w:rFonts w:ascii="Calibri" w:hAnsi="Calibri" w:eastAsia="Calibri" w:cs="Calibri"/>
                <w:b w:val="0"/>
                <w:bCs w:val="0"/>
                <w:i w:val="0"/>
                <w:iCs w:val="0"/>
                <w:strike w:val="0"/>
                <w:dstrike w:val="0"/>
                <w:color w:val="000000" w:themeColor="text1" w:themeTint="FF" w:themeShade="FF"/>
                <w:sz w:val="22"/>
                <w:szCs w:val="22"/>
                <w:u w:val="none"/>
              </w:rPr>
              <w:t>Answer</w:t>
            </w:r>
          </w:p>
        </w:tc>
      </w:tr>
      <w:tr w:rsidR="7B96E0D9" w:rsidTr="6A15567E" w14:paraId="24CD7C04">
        <w:trPr>
          <w:trHeight w:val="840"/>
        </w:trPr>
        <w:tc>
          <w:tcPr>
            <w:tcW w:w="1620" w:type="dxa"/>
            <w:vMerge w:val="restart"/>
            <w:tcBorders>
              <w:top w:val="nil"/>
              <w:left w:val="single" w:sz="4"/>
              <w:bottom w:val="single" w:color="000000" w:themeColor="text1" w:sz="4"/>
              <w:right w:val="single" w:color="000000" w:themeColor="text1" w:sz="4"/>
            </w:tcBorders>
            <w:shd w:val="clear" w:color="auto" w:fill="BFBFBF" w:themeFill="background1" w:themeFillShade="BF"/>
            <w:tcMar>
              <w:top w:w="15" w:type="dxa"/>
              <w:left w:w="15" w:type="dxa"/>
              <w:right w:w="15" w:type="dxa"/>
            </w:tcMar>
            <w:vAlign w:val="center"/>
          </w:tcPr>
          <w:p w:rsidR="7B96E0D9" w:rsidP="7B96E0D9" w:rsidRDefault="7B96E0D9" w14:paraId="5D9922D9" w14:textId="425C0B65">
            <w:pPr>
              <w:spacing w:before="0" w:beforeAutospacing="off" w:after="0" w:afterAutospacing="off"/>
              <w:jc w:val="center"/>
            </w:pPr>
            <w:r w:rsidRPr="7B96E0D9" w:rsidR="7B96E0D9">
              <w:rPr>
                <w:rFonts w:ascii="Calibri" w:hAnsi="Calibri" w:eastAsia="Calibri" w:cs="Calibri"/>
                <w:b w:val="1"/>
                <w:bCs w:val="1"/>
                <w:i w:val="0"/>
                <w:iCs w:val="0"/>
                <w:strike w:val="0"/>
                <w:dstrike w:val="0"/>
                <w:color w:val="000000" w:themeColor="text1" w:themeTint="FF" w:themeShade="FF"/>
                <w:sz w:val="22"/>
                <w:szCs w:val="22"/>
                <w:u w:val="none"/>
              </w:rPr>
              <w:t>Overview</w:t>
            </w:r>
          </w:p>
        </w:tc>
        <w:tc>
          <w:tcPr>
            <w:tcW w:w="2220" w:type="dxa"/>
            <w:tcBorders>
              <w:top w:val="single" w:color="000000" w:themeColor="text1" w:sz="4"/>
              <w:left w:val="single" w:sz="4"/>
              <w:bottom w:val="single" w:color="000000" w:themeColor="text1" w:sz="4"/>
              <w:right w:val="single" w:color="000000" w:themeColor="text1" w:sz="4"/>
            </w:tcBorders>
            <w:shd w:val="clear" w:color="auto" w:fill="C9DAF8"/>
            <w:tcMar>
              <w:top w:w="15" w:type="dxa"/>
              <w:left w:w="15" w:type="dxa"/>
              <w:right w:w="15" w:type="dxa"/>
            </w:tcMar>
            <w:vAlign w:val="center"/>
          </w:tcPr>
          <w:p w:rsidR="7B96E0D9" w:rsidP="7B96E0D9" w:rsidRDefault="7B96E0D9" w14:paraId="7D8EEDA2" w14:textId="6140F0DD">
            <w:pPr>
              <w:spacing w:before="0" w:beforeAutospacing="off" w:after="0" w:afterAutospacing="off"/>
              <w:jc w:val="left"/>
            </w:pPr>
            <w:r w:rsidRPr="7B96E0D9" w:rsidR="7B96E0D9">
              <w:rPr>
                <w:rFonts w:ascii="Calibri" w:hAnsi="Calibri" w:eastAsia="Calibri" w:cs="Calibri"/>
                <w:b w:val="0"/>
                <w:bCs w:val="0"/>
                <w:i w:val="0"/>
                <w:iCs w:val="0"/>
                <w:strike w:val="0"/>
                <w:dstrike w:val="0"/>
                <w:color w:val="000000" w:themeColor="text1" w:themeTint="FF" w:themeShade="FF"/>
                <w:sz w:val="20"/>
                <w:szCs w:val="20"/>
                <w:u w:val="none"/>
              </w:rPr>
              <w:t>Description of the Network</w:t>
            </w:r>
          </w:p>
        </w:tc>
        <w:tc>
          <w:tcPr>
            <w:tcW w:w="5175" w:type="dxa"/>
            <w:tcBorders>
              <w:top w:val="single" w:sz="4"/>
              <w:left w:val="single" w:sz="4"/>
              <w:bottom w:val="single" w:sz="4"/>
              <w:right w:val="single" w:color="000000" w:themeColor="text1" w:sz="4"/>
            </w:tcBorders>
            <w:tcMar>
              <w:top w:w="15" w:type="dxa"/>
              <w:left w:w="15" w:type="dxa"/>
              <w:right w:w="15" w:type="dxa"/>
            </w:tcMar>
            <w:vAlign w:val="bottom"/>
          </w:tcPr>
          <w:p w:rsidR="7B96E0D9" w:rsidP="7B96E0D9" w:rsidRDefault="7B96E0D9" w14:paraId="67EF7D28" w14:textId="42DEEABF">
            <w:pPr>
              <w:spacing w:before="0" w:beforeAutospacing="off" w:after="0" w:afterAutospacing="off"/>
              <w:jc w:val="center"/>
            </w:pPr>
            <w:r w:rsidRPr="7B96E0D9" w:rsidR="7B96E0D9">
              <w:rPr>
                <w:rFonts w:ascii="Arial" w:hAnsi="Arial" w:eastAsia="Arial" w:cs="Arial"/>
                <w:b w:val="0"/>
                <w:bCs w:val="0"/>
                <w:i w:val="0"/>
                <w:iCs w:val="0"/>
                <w:strike w:val="0"/>
                <w:dstrike w:val="0"/>
                <w:sz w:val="20"/>
                <w:szCs w:val="20"/>
                <w:u w:val="none"/>
              </w:rPr>
              <w:t>Marriage relationships among Renaissance Florentine families locked in a struggle for political control of the city of Florence in around 1430</w:t>
            </w:r>
          </w:p>
        </w:tc>
      </w:tr>
      <w:tr w:rsidR="7B96E0D9" w:rsidTr="6A15567E" w14:paraId="7BFECB94">
        <w:trPr>
          <w:trHeight w:val="300"/>
        </w:trPr>
        <w:tc>
          <w:tcPr>
            <w:tcW w:w="1620" w:type="dxa"/>
            <w:vMerge/>
            <w:tcBorders/>
            <w:tcMar/>
            <w:vAlign w:val="center"/>
          </w:tcPr>
          <w:p w14:paraId="3369ED3F"/>
        </w:tc>
        <w:tc>
          <w:tcPr>
            <w:tcW w:w="2220" w:type="dxa"/>
            <w:vMerge w:val="restart"/>
            <w:tcBorders>
              <w:top w:val="single" w:color="000000" w:themeColor="text1" w:sz="4"/>
              <w:left w:val="single" w:sz="4"/>
              <w:bottom w:val="single" w:color="000000" w:themeColor="text1" w:sz="4"/>
              <w:right w:val="single" w:color="000000" w:themeColor="text1" w:sz="4"/>
            </w:tcBorders>
            <w:shd w:val="clear" w:color="auto" w:fill="C9DAF8"/>
            <w:tcMar>
              <w:top w:w="15" w:type="dxa"/>
              <w:left w:w="15" w:type="dxa"/>
              <w:right w:w="15" w:type="dxa"/>
            </w:tcMar>
            <w:vAlign w:val="center"/>
          </w:tcPr>
          <w:p w:rsidR="7B96E0D9" w:rsidP="7B96E0D9" w:rsidRDefault="7B96E0D9" w14:paraId="3F766B7B" w14:textId="237C168F">
            <w:pPr>
              <w:spacing w:before="0" w:beforeAutospacing="off" w:after="0" w:afterAutospacing="off"/>
            </w:pPr>
            <w:r w:rsidRPr="7B96E0D9" w:rsidR="7B96E0D9">
              <w:rPr>
                <w:rFonts w:ascii="Calibri" w:hAnsi="Calibri" w:eastAsia="Calibri" w:cs="Calibri"/>
                <w:b w:val="0"/>
                <w:bCs w:val="0"/>
                <w:i w:val="0"/>
                <w:iCs w:val="0"/>
                <w:strike w:val="0"/>
                <w:dstrike w:val="0"/>
                <w:color w:val="000000" w:themeColor="text1" w:themeTint="FF" w:themeShade="FF"/>
                <w:sz w:val="20"/>
                <w:szCs w:val="20"/>
                <w:u w:val="none"/>
              </w:rPr>
              <w:t>Network Data Type</w:t>
            </w:r>
          </w:p>
        </w:tc>
        <w:tc>
          <w:tcPr>
            <w:tcW w:w="5175" w:type="dxa"/>
            <w:tcBorders>
              <w:top w:val="single" w:sz="4"/>
              <w:left w:val="single" w:sz="4"/>
              <w:bottom w:val="single" w:sz="4"/>
              <w:right w:val="single" w:color="000000" w:themeColor="text1" w:sz="4"/>
            </w:tcBorders>
            <w:tcMar>
              <w:top w:w="15" w:type="dxa"/>
              <w:left w:w="15" w:type="dxa"/>
              <w:right w:w="15" w:type="dxa"/>
            </w:tcMar>
            <w:vAlign w:val="center"/>
          </w:tcPr>
          <w:p w:rsidR="7B96E0D9" w:rsidP="7B96E0D9" w:rsidRDefault="7B96E0D9" w14:paraId="35ADDB97" w14:textId="2A22A876">
            <w:pPr>
              <w:spacing w:before="0" w:beforeAutospacing="off" w:after="0" w:afterAutospacing="off"/>
              <w:jc w:val="center"/>
            </w:pPr>
            <w:r w:rsidRPr="7B96E0D9" w:rsidR="7B96E0D9">
              <w:rPr>
                <w:rFonts w:ascii="Arial" w:hAnsi="Arial" w:eastAsia="Arial" w:cs="Arial"/>
                <w:b w:val="0"/>
                <w:bCs w:val="0"/>
                <w:i w:val="0"/>
                <w:iCs w:val="0"/>
                <w:strike w:val="0"/>
                <w:dstrike w:val="0"/>
                <w:sz w:val="20"/>
                <w:szCs w:val="20"/>
                <w:u w:val="none"/>
              </w:rPr>
              <w:t>Crossectional</w:t>
            </w:r>
          </w:p>
        </w:tc>
      </w:tr>
      <w:tr w:rsidR="7B96E0D9" w:rsidTr="6A15567E" w14:paraId="78DEA94F">
        <w:trPr>
          <w:trHeight w:val="255"/>
        </w:trPr>
        <w:tc>
          <w:tcPr>
            <w:tcW w:w="1620" w:type="dxa"/>
            <w:vMerge/>
            <w:tcBorders/>
            <w:tcMar/>
            <w:vAlign w:val="center"/>
          </w:tcPr>
          <w:p w14:paraId="5277BD79"/>
        </w:tc>
        <w:tc>
          <w:tcPr>
            <w:tcW w:w="2220" w:type="dxa"/>
            <w:vMerge/>
            <w:tcBorders/>
            <w:tcMar/>
            <w:vAlign w:val="center"/>
          </w:tcPr>
          <w:p w14:paraId="4CE5568A"/>
        </w:tc>
        <w:tc>
          <w:tcPr>
            <w:tcW w:w="5175" w:type="dxa"/>
            <w:tcBorders>
              <w:top w:val="single" w:sz="4"/>
              <w:left w:val="single" w:sz="4"/>
              <w:bottom w:val="single" w:sz="4"/>
              <w:right w:val="single" w:color="000000" w:themeColor="text1" w:sz="4"/>
            </w:tcBorders>
            <w:tcMar>
              <w:top w:w="15" w:type="dxa"/>
              <w:left w:w="15" w:type="dxa"/>
              <w:right w:w="15" w:type="dxa"/>
            </w:tcMar>
            <w:vAlign w:val="bottom"/>
          </w:tcPr>
          <w:p w:rsidR="7B96E0D9" w:rsidP="7B96E0D9" w:rsidRDefault="7B96E0D9" w14:paraId="042EF158" w14:textId="6CDC7327">
            <w:pPr>
              <w:spacing w:before="0" w:beforeAutospacing="off" w:after="0" w:afterAutospacing="off"/>
              <w:jc w:val="center"/>
            </w:pPr>
            <w:r w:rsidRPr="7B96E0D9" w:rsidR="7B96E0D9">
              <w:rPr>
                <w:rFonts w:ascii="Arial" w:hAnsi="Arial" w:eastAsia="Arial" w:cs="Arial"/>
                <w:b w:val="0"/>
                <w:bCs w:val="0"/>
                <w:i w:val="0"/>
                <w:iCs w:val="0"/>
                <w:strike w:val="0"/>
                <w:dstrike w:val="0"/>
                <w:sz w:val="20"/>
                <w:szCs w:val="20"/>
                <w:u w:val="none"/>
              </w:rPr>
              <w:t>Univariate</w:t>
            </w:r>
          </w:p>
        </w:tc>
      </w:tr>
      <w:tr w:rsidR="7B96E0D9" w:rsidTr="6A15567E" w14:paraId="68CA5CD8">
        <w:trPr>
          <w:trHeight w:val="255"/>
        </w:trPr>
        <w:tc>
          <w:tcPr>
            <w:tcW w:w="1620" w:type="dxa"/>
            <w:vMerge/>
            <w:tcBorders/>
            <w:tcMar/>
            <w:vAlign w:val="center"/>
          </w:tcPr>
          <w:p w14:paraId="1F96F563"/>
        </w:tc>
        <w:tc>
          <w:tcPr>
            <w:tcW w:w="2220" w:type="dxa"/>
            <w:tcBorders>
              <w:top w:val="nil" w:color="000000" w:themeColor="text1" w:sz="4"/>
              <w:left w:val="nil" w:sz="4"/>
              <w:bottom w:val="single" w:color="000000" w:themeColor="text1" w:sz="4"/>
              <w:right w:val="single" w:color="000000" w:themeColor="text1" w:sz="4"/>
            </w:tcBorders>
            <w:shd w:val="clear" w:color="auto" w:fill="C9DAF8"/>
            <w:tcMar>
              <w:top w:w="15" w:type="dxa"/>
              <w:left w:w="15" w:type="dxa"/>
              <w:right w:w="15" w:type="dxa"/>
            </w:tcMar>
            <w:vAlign w:val="center"/>
          </w:tcPr>
          <w:p w:rsidR="7B96E0D9" w:rsidP="7B96E0D9" w:rsidRDefault="7B96E0D9" w14:paraId="7449060A" w14:textId="377D678E">
            <w:pPr>
              <w:spacing w:before="0" w:beforeAutospacing="off" w:after="0" w:afterAutospacing="off"/>
            </w:pPr>
            <w:r w:rsidRPr="7B96E0D9" w:rsidR="7B96E0D9">
              <w:rPr>
                <w:rFonts w:ascii="Calibri" w:hAnsi="Calibri" w:eastAsia="Calibri" w:cs="Calibri"/>
                <w:b w:val="0"/>
                <w:bCs w:val="0"/>
                <w:i w:val="0"/>
                <w:iCs w:val="0"/>
                <w:strike w:val="0"/>
                <w:dstrike w:val="0"/>
                <w:color w:val="000000" w:themeColor="text1" w:themeTint="FF" w:themeShade="FF"/>
                <w:sz w:val="20"/>
                <w:szCs w:val="20"/>
                <w:u w:val="none"/>
              </w:rPr>
              <w:t>Mode</w:t>
            </w:r>
          </w:p>
        </w:tc>
        <w:tc>
          <w:tcPr>
            <w:tcW w:w="5175" w:type="dxa"/>
            <w:tcBorders>
              <w:top w:val="single" w:sz="4"/>
              <w:left w:val="single" w:sz="4"/>
              <w:bottom w:val="single" w:sz="4"/>
              <w:right w:val="single" w:color="000000" w:themeColor="text1" w:sz="4"/>
            </w:tcBorders>
            <w:tcMar>
              <w:top w:w="15" w:type="dxa"/>
              <w:left w:w="15" w:type="dxa"/>
              <w:right w:w="15" w:type="dxa"/>
            </w:tcMar>
            <w:vAlign w:val="center"/>
          </w:tcPr>
          <w:p w:rsidR="7B96E0D9" w:rsidP="7B96E0D9" w:rsidRDefault="7B96E0D9" w14:paraId="23FDB76F" w14:textId="7D20991C">
            <w:pPr>
              <w:spacing w:before="0" w:beforeAutospacing="off" w:after="0" w:afterAutospacing="off"/>
              <w:jc w:val="center"/>
            </w:pPr>
            <w:r w:rsidRPr="7B96E0D9" w:rsidR="7B96E0D9">
              <w:rPr>
                <w:rFonts w:ascii="Arial" w:hAnsi="Arial" w:eastAsia="Arial" w:cs="Arial"/>
                <w:b w:val="0"/>
                <w:bCs w:val="0"/>
                <w:i w:val="0"/>
                <w:iCs w:val="0"/>
                <w:strike w:val="0"/>
                <w:dstrike w:val="0"/>
                <w:sz w:val="20"/>
                <w:szCs w:val="20"/>
                <w:u w:val="none"/>
              </w:rPr>
              <w:t>One-mode</w:t>
            </w:r>
          </w:p>
        </w:tc>
      </w:tr>
      <w:tr w:rsidR="7B96E0D9" w:rsidTr="6A15567E" w14:paraId="7F98BADF">
        <w:trPr>
          <w:trHeight w:val="300"/>
        </w:trPr>
        <w:tc>
          <w:tcPr>
            <w:tcW w:w="1620" w:type="dxa"/>
            <w:vMerge/>
            <w:tcBorders/>
            <w:tcMar/>
            <w:vAlign w:val="center"/>
          </w:tcPr>
          <w:p w14:paraId="446FD949"/>
        </w:tc>
        <w:tc>
          <w:tcPr>
            <w:tcW w:w="2220" w:type="dxa"/>
            <w:tcBorders>
              <w:top w:val="single" w:color="000000" w:themeColor="text1" w:sz="4"/>
              <w:left w:val="nil" w:sz="4"/>
              <w:bottom w:val="single" w:color="000000" w:themeColor="text1" w:sz="4"/>
              <w:right w:val="single" w:color="000000" w:themeColor="text1" w:sz="4"/>
            </w:tcBorders>
            <w:shd w:val="clear" w:color="auto" w:fill="C9DAF8"/>
            <w:tcMar>
              <w:top w:w="15" w:type="dxa"/>
              <w:left w:w="15" w:type="dxa"/>
              <w:right w:w="15" w:type="dxa"/>
            </w:tcMar>
            <w:vAlign w:val="center"/>
          </w:tcPr>
          <w:p w:rsidR="7B96E0D9" w:rsidP="7B96E0D9" w:rsidRDefault="7B96E0D9" w14:paraId="6657FE25" w14:textId="457D21DB">
            <w:pPr>
              <w:spacing w:before="0" w:beforeAutospacing="off" w:after="0" w:afterAutospacing="off"/>
            </w:pPr>
            <w:r w:rsidRPr="7B96E0D9" w:rsidR="7B96E0D9">
              <w:rPr>
                <w:rFonts w:ascii="Calibri" w:hAnsi="Calibri" w:eastAsia="Calibri" w:cs="Calibri"/>
                <w:b w:val="0"/>
                <w:bCs w:val="0"/>
                <w:i w:val="0"/>
                <w:iCs w:val="0"/>
                <w:strike w:val="0"/>
                <w:dstrike w:val="0"/>
                <w:color w:val="000000" w:themeColor="text1" w:themeTint="FF" w:themeShade="FF"/>
                <w:sz w:val="20"/>
                <w:szCs w:val="20"/>
                <w:u w:val="none"/>
              </w:rPr>
              <w:t>Number of Relationships</w:t>
            </w:r>
          </w:p>
        </w:tc>
        <w:tc>
          <w:tcPr>
            <w:tcW w:w="5175" w:type="dxa"/>
            <w:tcBorders>
              <w:top w:val="single" w:sz="4"/>
              <w:left w:val="single" w:sz="4"/>
              <w:bottom w:val="single" w:sz="4"/>
              <w:right w:val="single" w:color="000000" w:themeColor="text1" w:sz="4"/>
            </w:tcBorders>
            <w:tcMar>
              <w:top w:w="15" w:type="dxa"/>
              <w:left w:w="15" w:type="dxa"/>
              <w:right w:w="15" w:type="dxa"/>
            </w:tcMar>
            <w:vAlign w:val="center"/>
          </w:tcPr>
          <w:p w:rsidR="7B96E0D9" w:rsidP="7B96E0D9" w:rsidRDefault="7B96E0D9" w14:paraId="4AE5EFBD" w14:textId="499E25CE">
            <w:pPr>
              <w:spacing w:before="0" w:beforeAutospacing="off" w:after="0" w:afterAutospacing="off"/>
              <w:jc w:val="center"/>
            </w:pPr>
            <w:r w:rsidRPr="7B96E0D9" w:rsidR="7B96E0D9">
              <w:rPr>
                <w:rFonts w:ascii="Arial" w:hAnsi="Arial" w:eastAsia="Arial" w:cs="Arial"/>
                <w:b w:val="0"/>
                <w:bCs w:val="0"/>
                <w:i w:val="0"/>
                <w:iCs w:val="0"/>
                <w:strike w:val="0"/>
                <w:dstrike w:val="0"/>
                <w:sz w:val="20"/>
                <w:szCs w:val="20"/>
                <w:u w:val="none"/>
              </w:rPr>
              <w:t>1</w:t>
            </w:r>
          </w:p>
        </w:tc>
      </w:tr>
      <w:tr w:rsidR="7B96E0D9" w:rsidTr="6A15567E" w14:paraId="44AF4DA8">
        <w:trPr>
          <w:trHeight w:val="300"/>
        </w:trPr>
        <w:tc>
          <w:tcPr>
            <w:tcW w:w="1620" w:type="dxa"/>
            <w:vMerge/>
            <w:tcBorders/>
            <w:tcMar/>
            <w:vAlign w:val="center"/>
          </w:tcPr>
          <w:p w14:paraId="548B5614"/>
        </w:tc>
        <w:tc>
          <w:tcPr>
            <w:tcW w:w="2220" w:type="dxa"/>
            <w:vMerge w:val="restart"/>
            <w:tcBorders>
              <w:top w:val="single" w:color="000000" w:themeColor="text1" w:sz="4"/>
              <w:left w:val="single" w:sz="4"/>
              <w:bottom w:val="single" w:color="000000" w:themeColor="text1" w:sz="4"/>
              <w:right w:val="single" w:color="000000" w:themeColor="text1" w:sz="4"/>
            </w:tcBorders>
            <w:shd w:val="clear" w:color="auto" w:fill="CFE2F3"/>
            <w:tcMar>
              <w:top w:w="15" w:type="dxa"/>
              <w:left w:w="15" w:type="dxa"/>
              <w:right w:w="15" w:type="dxa"/>
            </w:tcMar>
            <w:vAlign w:val="center"/>
          </w:tcPr>
          <w:p w:rsidR="7B96E0D9" w:rsidP="7B96E0D9" w:rsidRDefault="7B96E0D9" w14:paraId="2A4CCA9D" w14:textId="269DAED4">
            <w:pPr>
              <w:spacing w:before="0" w:beforeAutospacing="off" w:after="0" w:afterAutospacing="off"/>
            </w:pPr>
            <w:r w:rsidRPr="7B96E0D9" w:rsidR="7B96E0D9">
              <w:rPr>
                <w:rFonts w:ascii="Calibri" w:hAnsi="Calibri" w:eastAsia="Calibri" w:cs="Calibri"/>
                <w:b w:val="0"/>
                <w:bCs w:val="0"/>
                <w:i w:val="0"/>
                <w:iCs w:val="0"/>
                <w:strike w:val="0"/>
                <w:dstrike w:val="0"/>
                <w:color w:val="000000" w:themeColor="text1" w:themeTint="FF" w:themeShade="FF"/>
                <w:sz w:val="20"/>
                <w:szCs w:val="20"/>
                <w:u w:val="none"/>
              </w:rPr>
              <w:t>Date</w:t>
            </w:r>
          </w:p>
        </w:tc>
        <w:tc>
          <w:tcPr>
            <w:tcW w:w="5175" w:type="dxa"/>
            <w:tcBorders>
              <w:top w:val="single" w:sz="4"/>
              <w:left w:val="single" w:sz="4"/>
              <w:bottom w:val="single" w:sz="4"/>
              <w:right w:val="single" w:color="000000" w:themeColor="text1" w:sz="4"/>
            </w:tcBorders>
            <w:tcMar>
              <w:top w:w="15" w:type="dxa"/>
              <w:left w:w="15" w:type="dxa"/>
              <w:right w:w="15" w:type="dxa"/>
            </w:tcMar>
            <w:vAlign w:val="center"/>
          </w:tcPr>
          <w:p w:rsidR="7B96E0D9" w:rsidP="7B96E0D9" w:rsidRDefault="7B96E0D9" w14:paraId="180B4E4E" w14:textId="0D3B1D68">
            <w:pPr>
              <w:spacing w:before="0" w:beforeAutospacing="off" w:after="0" w:afterAutospacing="off"/>
              <w:jc w:val="center"/>
            </w:pPr>
            <w:r w:rsidRPr="7B96E0D9" w:rsidR="7B96E0D9">
              <w:rPr>
                <w:rFonts w:ascii="Arial" w:hAnsi="Arial" w:eastAsia="Arial" w:cs="Arial"/>
                <w:b w:val="0"/>
                <w:bCs w:val="0"/>
                <w:i w:val="0"/>
                <w:iCs w:val="0"/>
                <w:strike w:val="0"/>
                <w:dstrike w:val="0"/>
                <w:sz w:val="20"/>
                <w:szCs w:val="20"/>
                <w:u w:val="none"/>
              </w:rPr>
              <w:t>1394</w:t>
            </w:r>
          </w:p>
        </w:tc>
      </w:tr>
      <w:tr w:rsidR="7B96E0D9" w:rsidTr="6A15567E" w14:paraId="7884B887">
        <w:trPr>
          <w:trHeight w:val="255"/>
        </w:trPr>
        <w:tc>
          <w:tcPr>
            <w:tcW w:w="1620" w:type="dxa"/>
            <w:vMerge/>
            <w:tcBorders/>
            <w:tcMar/>
            <w:vAlign w:val="center"/>
          </w:tcPr>
          <w:p w14:paraId="56918FB4"/>
        </w:tc>
        <w:tc>
          <w:tcPr>
            <w:tcW w:w="2220" w:type="dxa"/>
            <w:vMerge/>
            <w:tcBorders/>
            <w:tcMar/>
            <w:vAlign w:val="center"/>
          </w:tcPr>
          <w:p w14:paraId="06AA873C"/>
        </w:tc>
        <w:tc>
          <w:tcPr>
            <w:tcW w:w="5175" w:type="dxa"/>
            <w:tcBorders>
              <w:top w:val="single" w:sz="4"/>
              <w:left w:val="single" w:sz="4"/>
              <w:bottom w:val="single" w:sz="4"/>
              <w:right w:val="single" w:color="000000" w:themeColor="text1" w:sz="4"/>
            </w:tcBorders>
            <w:tcMar>
              <w:top w:w="15" w:type="dxa"/>
              <w:left w:w="15" w:type="dxa"/>
              <w:right w:w="15" w:type="dxa"/>
            </w:tcMar>
            <w:vAlign w:val="center"/>
          </w:tcPr>
          <w:p w:rsidR="7B96E0D9" w:rsidP="7B96E0D9" w:rsidRDefault="7B96E0D9" w14:paraId="5929B38E" w14:textId="0D211EA6">
            <w:pPr>
              <w:spacing w:before="0" w:beforeAutospacing="off" w:after="0" w:afterAutospacing="off"/>
              <w:jc w:val="center"/>
            </w:pPr>
            <w:r w:rsidRPr="7B96E0D9" w:rsidR="7B96E0D9">
              <w:rPr>
                <w:rFonts w:ascii="Arial" w:hAnsi="Arial" w:eastAsia="Arial" w:cs="Arial"/>
                <w:b w:val="0"/>
                <w:bCs w:val="0"/>
                <w:i w:val="0"/>
                <w:iCs w:val="0"/>
                <w:strike w:val="0"/>
                <w:dstrike w:val="0"/>
                <w:sz w:val="20"/>
                <w:szCs w:val="20"/>
                <w:u w:val="none"/>
              </w:rPr>
              <w:t>1434</w:t>
            </w:r>
          </w:p>
        </w:tc>
      </w:tr>
      <w:tr w:rsidR="7B96E0D9" w:rsidTr="6A15567E" w14:paraId="7EAC8485">
        <w:trPr>
          <w:trHeight w:val="255"/>
        </w:trPr>
        <w:tc>
          <w:tcPr>
            <w:tcW w:w="1620" w:type="dxa"/>
            <w:vMerge/>
            <w:tcBorders/>
            <w:tcMar/>
            <w:vAlign w:val="center"/>
          </w:tcPr>
          <w:p w14:paraId="3DC43F79"/>
        </w:tc>
        <w:tc>
          <w:tcPr>
            <w:tcW w:w="2220" w:type="dxa"/>
            <w:vMerge/>
            <w:tcBorders/>
            <w:tcMar/>
            <w:vAlign w:val="center"/>
          </w:tcPr>
          <w:p w14:paraId="4503C11A"/>
        </w:tc>
        <w:tc>
          <w:tcPr>
            <w:tcW w:w="5175" w:type="dxa"/>
            <w:tcBorders>
              <w:top w:val="single" w:sz="4"/>
              <w:left w:val="single" w:sz="4"/>
              <w:bottom w:val="single" w:sz="4"/>
              <w:right w:val="single" w:color="000000" w:themeColor="text1" w:sz="4"/>
            </w:tcBorders>
            <w:tcMar>
              <w:top w:w="15" w:type="dxa"/>
              <w:left w:w="15" w:type="dxa"/>
              <w:right w:w="15" w:type="dxa"/>
            </w:tcMar>
            <w:vAlign w:val="bottom"/>
          </w:tcPr>
          <w:p w:rsidR="7B96E0D9" w:rsidP="7B96E0D9" w:rsidRDefault="7B96E0D9" w14:paraId="5FF4C552" w14:textId="099CD235">
            <w:pPr>
              <w:spacing w:before="0" w:beforeAutospacing="off" w:after="0" w:afterAutospacing="off"/>
              <w:jc w:val="center"/>
            </w:pPr>
            <w:r w:rsidRPr="7B96E0D9" w:rsidR="7B96E0D9">
              <w:rPr>
                <w:rFonts w:ascii="Arial" w:hAnsi="Arial" w:eastAsia="Arial" w:cs="Arial"/>
                <w:b w:val="0"/>
                <w:bCs w:val="0"/>
                <w:i w:val="0"/>
                <w:iCs w:val="0"/>
                <w:strike w:val="0"/>
                <w:dstrike w:val="0"/>
                <w:color w:val="000000" w:themeColor="text1" w:themeTint="FF" w:themeShade="FF"/>
                <w:sz w:val="20"/>
                <w:szCs w:val="20"/>
                <w:u w:val="none"/>
              </w:rPr>
              <w:t>NA</w:t>
            </w:r>
          </w:p>
        </w:tc>
      </w:tr>
      <w:tr w:rsidR="7B96E0D9" w:rsidTr="6A15567E" w14:paraId="1C835036">
        <w:trPr>
          <w:trHeight w:val="300"/>
        </w:trPr>
        <w:tc>
          <w:tcPr>
            <w:tcW w:w="1620" w:type="dxa"/>
            <w:vMerge/>
            <w:tcBorders/>
            <w:tcMar/>
            <w:vAlign w:val="center"/>
          </w:tcPr>
          <w:p w14:paraId="0B32B718"/>
        </w:tc>
        <w:tc>
          <w:tcPr>
            <w:tcW w:w="2220" w:type="dxa"/>
            <w:vMerge w:val="restart"/>
            <w:tcBorders>
              <w:top w:val="nil" w:color="000000" w:themeColor="text1" w:sz="4"/>
              <w:left w:val="single" w:sz="4"/>
              <w:bottom w:val="single" w:color="000000" w:themeColor="text1" w:sz="4"/>
              <w:right w:val="single" w:color="000000" w:themeColor="text1" w:sz="4"/>
            </w:tcBorders>
            <w:shd w:val="clear" w:color="auto" w:fill="CFE2F3"/>
            <w:tcMar>
              <w:top w:w="15" w:type="dxa"/>
              <w:left w:w="15" w:type="dxa"/>
              <w:right w:w="15" w:type="dxa"/>
            </w:tcMar>
            <w:vAlign w:val="center"/>
          </w:tcPr>
          <w:p w:rsidR="7B96E0D9" w:rsidP="7B96E0D9" w:rsidRDefault="7B96E0D9" w14:paraId="27E5FB7B" w14:textId="0A4AB80B">
            <w:pPr>
              <w:spacing w:before="0" w:beforeAutospacing="off" w:after="0" w:afterAutospacing="off"/>
            </w:pPr>
            <w:r w:rsidRPr="7B96E0D9" w:rsidR="7B96E0D9">
              <w:rPr>
                <w:rFonts w:ascii="Calibri" w:hAnsi="Calibri" w:eastAsia="Calibri" w:cs="Calibri"/>
                <w:b w:val="0"/>
                <w:bCs w:val="0"/>
                <w:i w:val="0"/>
                <w:iCs w:val="0"/>
                <w:strike w:val="0"/>
                <w:dstrike w:val="0"/>
                <w:color w:val="000000" w:themeColor="text1" w:themeTint="FF" w:themeShade="FF"/>
                <w:sz w:val="20"/>
                <w:szCs w:val="20"/>
                <w:u w:val="none"/>
              </w:rPr>
              <w:t>Geographic Location</w:t>
            </w:r>
          </w:p>
        </w:tc>
        <w:tc>
          <w:tcPr>
            <w:tcW w:w="5175" w:type="dxa"/>
            <w:tcBorders>
              <w:top w:val="single" w:sz="4"/>
              <w:left w:val="single" w:sz="4"/>
              <w:bottom w:val="single" w:sz="4"/>
              <w:right w:val="single" w:color="000000" w:themeColor="text1" w:sz="4"/>
            </w:tcBorders>
            <w:tcMar>
              <w:top w:w="15" w:type="dxa"/>
              <w:left w:w="15" w:type="dxa"/>
              <w:right w:w="15" w:type="dxa"/>
            </w:tcMar>
            <w:vAlign w:val="bottom"/>
          </w:tcPr>
          <w:p w:rsidR="7B96E0D9" w:rsidP="7B96E0D9" w:rsidRDefault="7B96E0D9" w14:paraId="16C974D3" w14:textId="033B1BCD">
            <w:pPr>
              <w:spacing w:before="0" w:beforeAutospacing="off" w:after="0" w:afterAutospacing="off"/>
              <w:jc w:val="center"/>
            </w:pPr>
            <w:r w:rsidRPr="7B96E0D9" w:rsidR="7B96E0D9">
              <w:rPr>
                <w:rFonts w:ascii="Arial" w:hAnsi="Arial" w:eastAsia="Arial" w:cs="Arial"/>
                <w:b w:val="0"/>
                <w:bCs w:val="0"/>
                <w:i w:val="0"/>
                <w:iCs w:val="0"/>
                <w:strike w:val="0"/>
                <w:dstrike w:val="0"/>
                <w:color w:val="000000" w:themeColor="text1" w:themeTint="FF" w:themeShade="FF"/>
                <w:sz w:val="20"/>
                <w:szCs w:val="20"/>
                <w:u w:val="none"/>
              </w:rPr>
              <w:t>Italy</w:t>
            </w:r>
          </w:p>
        </w:tc>
      </w:tr>
      <w:tr w:rsidR="7B96E0D9" w:rsidTr="6A15567E" w14:paraId="6919E716">
        <w:trPr>
          <w:trHeight w:val="255"/>
        </w:trPr>
        <w:tc>
          <w:tcPr>
            <w:tcW w:w="1620" w:type="dxa"/>
            <w:vMerge/>
            <w:tcBorders/>
            <w:tcMar/>
            <w:vAlign w:val="center"/>
          </w:tcPr>
          <w:p w14:paraId="40AFE5F7"/>
        </w:tc>
        <w:tc>
          <w:tcPr>
            <w:tcW w:w="2220" w:type="dxa"/>
            <w:vMerge/>
            <w:tcBorders/>
            <w:tcMar/>
            <w:vAlign w:val="center"/>
          </w:tcPr>
          <w:p w14:paraId="4C1CAC0B"/>
        </w:tc>
        <w:tc>
          <w:tcPr>
            <w:tcW w:w="5175" w:type="dxa"/>
            <w:tcBorders>
              <w:top w:val="single" w:sz="4"/>
              <w:left w:val="single" w:sz="4"/>
              <w:bottom w:val="single" w:sz="4"/>
              <w:right w:val="single" w:color="000000" w:themeColor="text1" w:sz="4"/>
            </w:tcBorders>
            <w:tcMar>
              <w:top w:w="15" w:type="dxa"/>
              <w:left w:w="15" w:type="dxa"/>
              <w:right w:w="15" w:type="dxa"/>
            </w:tcMar>
            <w:vAlign w:val="bottom"/>
          </w:tcPr>
          <w:p w:rsidR="7B96E0D9" w:rsidP="7B96E0D9" w:rsidRDefault="7B96E0D9" w14:paraId="752DC728" w14:textId="23D7C6C1">
            <w:pPr>
              <w:spacing w:before="0" w:beforeAutospacing="off" w:after="0" w:afterAutospacing="off"/>
              <w:jc w:val="center"/>
            </w:pPr>
            <w:r w:rsidRPr="7B96E0D9" w:rsidR="7B96E0D9">
              <w:rPr>
                <w:rFonts w:ascii="Arial" w:hAnsi="Arial" w:eastAsia="Arial" w:cs="Arial"/>
                <w:b w:val="0"/>
                <w:bCs w:val="0"/>
                <w:i w:val="0"/>
                <w:iCs w:val="0"/>
                <w:strike w:val="0"/>
                <w:dstrike w:val="0"/>
                <w:color w:val="000000" w:themeColor="text1" w:themeTint="FF" w:themeShade="FF"/>
                <w:sz w:val="20"/>
                <w:szCs w:val="20"/>
                <w:u w:val="none"/>
              </w:rPr>
              <w:t>Tuscany</w:t>
            </w:r>
          </w:p>
        </w:tc>
      </w:tr>
      <w:tr w:rsidR="7B96E0D9" w:rsidTr="6A15567E" w14:paraId="3C9C6192">
        <w:trPr>
          <w:trHeight w:val="255"/>
        </w:trPr>
        <w:tc>
          <w:tcPr>
            <w:tcW w:w="1620" w:type="dxa"/>
            <w:vMerge/>
            <w:tcBorders/>
            <w:tcMar/>
            <w:vAlign w:val="center"/>
          </w:tcPr>
          <w:p w14:paraId="229374B2"/>
        </w:tc>
        <w:tc>
          <w:tcPr>
            <w:tcW w:w="2220" w:type="dxa"/>
            <w:vMerge/>
            <w:tcBorders/>
            <w:tcMar/>
            <w:vAlign w:val="center"/>
          </w:tcPr>
          <w:p w14:paraId="43AE5BA9"/>
        </w:tc>
        <w:tc>
          <w:tcPr>
            <w:tcW w:w="5175" w:type="dxa"/>
            <w:tcBorders>
              <w:top w:val="single" w:sz="4"/>
              <w:left w:val="single" w:sz="4"/>
              <w:bottom w:val="single" w:sz="4"/>
              <w:right w:val="single" w:color="000000" w:themeColor="text1" w:sz="4"/>
            </w:tcBorders>
            <w:tcMar>
              <w:top w:w="15" w:type="dxa"/>
              <w:left w:w="15" w:type="dxa"/>
              <w:right w:w="15" w:type="dxa"/>
            </w:tcMar>
            <w:vAlign w:val="bottom"/>
          </w:tcPr>
          <w:p w:rsidR="7B96E0D9" w:rsidP="7B96E0D9" w:rsidRDefault="7B96E0D9" w14:paraId="45612232" w14:textId="3115E8B9">
            <w:pPr>
              <w:spacing w:before="0" w:beforeAutospacing="off" w:after="0" w:afterAutospacing="off"/>
              <w:jc w:val="center"/>
            </w:pPr>
            <w:r w:rsidRPr="7B96E0D9" w:rsidR="7B96E0D9">
              <w:rPr>
                <w:rFonts w:ascii="Arial" w:hAnsi="Arial" w:eastAsia="Arial" w:cs="Arial"/>
                <w:b w:val="0"/>
                <w:bCs w:val="0"/>
                <w:i w:val="0"/>
                <w:iCs w:val="0"/>
                <w:strike w:val="0"/>
                <w:dstrike w:val="0"/>
                <w:color w:val="000000" w:themeColor="text1" w:themeTint="FF" w:themeShade="FF"/>
                <w:sz w:val="20"/>
                <w:szCs w:val="20"/>
                <w:u w:val="none"/>
              </w:rPr>
              <w:t>Florence</w:t>
            </w:r>
          </w:p>
        </w:tc>
      </w:tr>
      <w:tr w:rsidR="7B96E0D9" w:rsidTr="6A15567E" w14:paraId="3219FCCF">
        <w:trPr>
          <w:trHeight w:val="255"/>
        </w:trPr>
        <w:tc>
          <w:tcPr>
            <w:tcW w:w="1620" w:type="dxa"/>
            <w:vMerge/>
            <w:tcBorders/>
            <w:tcMar/>
            <w:vAlign w:val="center"/>
          </w:tcPr>
          <w:p w14:paraId="7FC741FE"/>
        </w:tc>
        <w:tc>
          <w:tcPr>
            <w:tcW w:w="2220" w:type="dxa"/>
            <w:tcBorders>
              <w:top w:val="nil"/>
              <w:left w:val="nil" w:sz="4"/>
              <w:bottom w:val="single" w:color="000000" w:themeColor="text1" w:sz="4"/>
              <w:right w:val="single" w:color="000000" w:themeColor="text1" w:sz="4"/>
            </w:tcBorders>
            <w:shd w:val="clear" w:color="auto" w:fill="CFE2F3"/>
            <w:tcMar>
              <w:top w:w="15" w:type="dxa"/>
              <w:left w:w="15" w:type="dxa"/>
              <w:right w:w="15" w:type="dxa"/>
            </w:tcMar>
            <w:vAlign w:val="center"/>
          </w:tcPr>
          <w:p w:rsidR="7B96E0D9" w:rsidP="7B96E0D9" w:rsidRDefault="7B96E0D9" w14:paraId="1EB0A1D1" w14:textId="0DCEC61B">
            <w:pPr>
              <w:spacing w:before="0" w:beforeAutospacing="off" w:after="0" w:afterAutospacing="off"/>
            </w:pPr>
            <w:r w:rsidRPr="7B96E0D9" w:rsidR="7B96E0D9">
              <w:rPr>
                <w:rFonts w:ascii="Calibri" w:hAnsi="Calibri" w:eastAsia="Calibri" w:cs="Calibri"/>
                <w:b w:val="0"/>
                <w:bCs w:val="0"/>
                <w:i w:val="0"/>
                <w:iCs w:val="0"/>
                <w:strike w:val="0"/>
                <w:dstrike w:val="0"/>
                <w:color w:val="000000" w:themeColor="text1" w:themeTint="FF" w:themeShade="FF"/>
                <w:sz w:val="20"/>
                <w:szCs w:val="20"/>
                <w:u w:val="none"/>
              </w:rPr>
              <w:t>Associated Publication</w:t>
            </w:r>
          </w:p>
        </w:tc>
        <w:tc>
          <w:tcPr>
            <w:tcW w:w="5175" w:type="dxa"/>
            <w:tcBorders>
              <w:top w:val="single" w:sz="4"/>
              <w:left w:val="single" w:sz="4"/>
              <w:bottom w:val="single" w:sz="4"/>
              <w:right w:val="single" w:color="000000" w:themeColor="text1" w:sz="4"/>
            </w:tcBorders>
            <w:tcMar>
              <w:top w:w="15" w:type="dxa"/>
              <w:left w:w="15" w:type="dxa"/>
              <w:right w:w="15" w:type="dxa"/>
            </w:tcMar>
            <w:vAlign w:val="bottom"/>
          </w:tcPr>
          <w:p w:rsidR="7B96E0D9" w:rsidP="7B96E0D9" w:rsidRDefault="7B96E0D9" w14:paraId="6797DDCA" w14:textId="47B4CE83">
            <w:pPr>
              <w:spacing w:before="0" w:beforeAutospacing="off" w:after="0" w:afterAutospacing="off"/>
              <w:jc w:val="center"/>
            </w:pPr>
            <w:hyperlink r:id="R7cc8a6531f6e4ac1">
              <w:r w:rsidRPr="7B96E0D9" w:rsidR="7B96E0D9">
                <w:rPr>
                  <w:rStyle w:val="Hyperlink"/>
                  <w:rFonts w:ascii="Arial" w:hAnsi="Arial" w:eastAsia="Arial" w:cs="Arial"/>
                  <w:b w:val="0"/>
                  <w:bCs w:val="0"/>
                  <w:i w:val="0"/>
                  <w:iCs w:val="0"/>
                  <w:strike w:val="0"/>
                  <w:dstrike w:val="0"/>
                  <w:color w:val="0563C1"/>
                  <w:sz w:val="20"/>
                  <w:szCs w:val="20"/>
                  <w:u w:val="single"/>
                </w:rPr>
                <w:t xml:space="preserve">https://doi.org/10.1086/230190 </w:t>
              </w:r>
            </w:hyperlink>
          </w:p>
        </w:tc>
      </w:tr>
      <w:tr w:rsidR="7B96E0D9" w:rsidTr="6A15567E" w14:paraId="54471DB5">
        <w:trPr>
          <w:trHeight w:val="300"/>
        </w:trPr>
        <w:tc>
          <w:tcPr>
            <w:tcW w:w="1620" w:type="dxa"/>
            <w:vMerge w:val="restart"/>
            <w:tcBorders>
              <w:top w:val="nil"/>
              <w:left w:val="single" w:sz="4"/>
              <w:bottom w:val="nil"/>
              <w:right w:val="single" w:sz="4"/>
            </w:tcBorders>
            <w:shd w:val="clear" w:color="auto" w:fill="BFBFBF" w:themeFill="background1" w:themeFillShade="BF"/>
            <w:tcMar>
              <w:top w:w="15" w:type="dxa"/>
              <w:left w:w="15" w:type="dxa"/>
              <w:right w:w="15" w:type="dxa"/>
            </w:tcMar>
            <w:vAlign w:val="center"/>
          </w:tcPr>
          <w:p w:rsidR="7B96E0D9" w:rsidP="7B96E0D9" w:rsidRDefault="7B96E0D9" w14:paraId="75255D08" w14:textId="4E44EA57">
            <w:pPr>
              <w:spacing w:before="0" w:beforeAutospacing="off" w:after="0" w:afterAutospacing="off"/>
              <w:jc w:val="center"/>
            </w:pPr>
            <w:r w:rsidRPr="7B96E0D9" w:rsidR="7B96E0D9">
              <w:rPr>
                <w:rFonts w:ascii="Calibri" w:hAnsi="Calibri" w:eastAsia="Calibri" w:cs="Calibri"/>
                <w:b w:val="1"/>
                <w:bCs w:val="1"/>
                <w:i w:val="0"/>
                <w:iCs w:val="0"/>
                <w:strike w:val="0"/>
                <w:dstrike w:val="0"/>
                <w:color w:val="000000" w:themeColor="text1" w:themeTint="FF" w:themeShade="FF"/>
                <w:sz w:val="22"/>
                <w:szCs w:val="22"/>
                <w:u w:val="none"/>
              </w:rPr>
              <w:t>Data Collection</w:t>
            </w:r>
          </w:p>
        </w:tc>
        <w:tc>
          <w:tcPr>
            <w:tcW w:w="2220" w:type="dxa"/>
            <w:tcBorders>
              <w:top w:val="single" w:color="000000" w:themeColor="text1" w:sz="4"/>
              <w:left w:val="single" w:sz="4"/>
              <w:bottom w:val="single" w:color="000000" w:themeColor="text1" w:sz="4"/>
              <w:right w:val="single" w:color="000000" w:themeColor="text1" w:sz="4"/>
            </w:tcBorders>
            <w:shd w:val="clear" w:color="auto" w:fill="B4A7D6"/>
            <w:tcMar>
              <w:top w:w="15" w:type="dxa"/>
              <w:left w:w="15" w:type="dxa"/>
              <w:right w:w="15" w:type="dxa"/>
            </w:tcMar>
            <w:vAlign w:val="center"/>
          </w:tcPr>
          <w:p w:rsidR="7B96E0D9" w:rsidP="7B96E0D9" w:rsidRDefault="7B96E0D9" w14:paraId="6E3E5ACE" w14:textId="1452FA25">
            <w:pPr>
              <w:spacing w:before="0" w:beforeAutospacing="off" w:after="0" w:afterAutospacing="off"/>
            </w:pPr>
            <w:r w:rsidRPr="7B96E0D9" w:rsidR="7B96E0D9">
              <w:rPr>
                <w:rFonts w:ascii="Calibri" w:hAnsi="Calibri" w:eastAsia="Calibri" w:cs="Calibri"/>
                <w:b w:val="0"/>
                <w:bCs w:val="0"/>
                <w:i w:val="0"/>
                <w:iCs w:val="0"/>
                <w:strike w:val="0"/>
                <w:dstrike w:val="0"/>
                <w:color w:val="000000" w:themeColor="text1" w:themeTint="FF" w:themeShade="FF"/>
                <w:sz w:val="20"/>
                <w:szCs w:val="20"/>
                <w:u w:val="none"/>
              </w:rPr>
              <w:t>Source of Data</w:t>
            </w:r>
          </w:p>
        </w:tc>
        <w:tc>
          <w:tcPr>
            <w:tcW w:w="5175" w:type="dxa"/>
            <w:tcBorders>
              <w:top w:val="single" w:sz="4"/>
              <w:left w:val="single" w:sz="4"/>
              <w:bottom w:val="single" w:sz="4"/>
              <w:right w:val="single" w:color="000000" w:themeColor="text1" w:sz="4"/>
            </w:tcBorders>
            <w:tcMar>
              <w:top w:w="15" w:type="dxa"/>
              <w:left w:w="15" w:type="dxa"/>
              <w:right w:w="15" w:type="dxa"/>
            </w:tcMar>
            <w:vAlign w:val="center"/>
          </w:tcPr>
          <w:p w:rsidR="7B96E0D9" w:rsidP="7B96E0D9" w:rsidRDefault="7B96E0D9" w14:paraId="49F4B288" w14:textId="738AC586">
            <w:pPr>
              <w:spacing w:before="0" w:beforeAutospacing="off" w:after="0" w:afterAutospacing="off"/>
              <w:jc w:val="center"/>
            </w:pPr>
            <w:r w:rsidRPr="7B96E0D9" w:rsidR="7B96E0D9">
              <w:rPr>
                <w:rFonts w:ascii="Arial" w:hAnsi="Arial" w:eastAsia="Arial" w:cs="Arial"/>
                <w:b w:val="0"/>
                <w:bCs w:val="0"/>
                <w:i w:val="0"/>
                <w:iCs w:val="0"/>
                <w:strike w:val="0"/>
                <w:dstrike w:val="0"/>
                <w:color w:val="000000" w:themeColor="text1" w:themeTint="FF" w:themeShade="FF"/>
                <w:sz w:val="20"/>
                <w:szCs w:val="20"/>
                <w:u w:val="none"/>
              </w:rPr>
              <w:t>Archival sources</w:t>
            </w:r>
          </w:p>
        </w:tc>
      </w:tr>
      <w:tr w:rsidR="7B96E0D9" w:rsidTr="6A15567E" w14:paraId="15E4B6E8">
        <w:trPr>
          <w:trHeight w:val="765"/>
        </w:trPr>
        <w:tc>
          <w:tcPr>
            <w:tcW w:w="1620" w:type="dxa"/>
            <w:vMerge/>
            <w:tcBorders/>
            <w:tcMar/>
            <w:vAlign w:val="center"/>
          </w:tcPr>
          <w:p w14:paraId="42C3F03E"/>
        </w:tc>
        <w:tc>
          <w:tcPr>
            <w:tcW w:w="2220" w:type="dxa"/>
            <w:tcBorders>
              <w:top w:val="single" w:color="000000" w:themeColor="text1" w:sz="4"/>
              <w:left w:val="nil" w:sz="4"/>
              <w:bottom w:val="nil" w:color="000000" w:themeColor="text1" w:sz="4"/>
              <w:right w:val="single" w:color="000000" w:themeColor="text1" w:sz="4"/>
            </w:tcBorders>
            <w:shd w:val="clear" w:color="auto" w:fill="B4A7D6"/>
            <w:tcMar>
              <w:top w:w="15" w:type="dxa"/>
              <w:left w:w="15" w:type="dxa"/>
              <w:right w:w="15" w:type="dxa"/>
            </w:tcMar>
            <w:vAlign w:val="center"/>
          </w:tcPr>
          <w:p w:rsidR="7B96E0D9" w:rsidP="7B96E0D9" w:rsidRDefault="7B96E0D9" w14:paraId="6055BDCF" w14:textId="38B627FA">
            <w:pPr>
              <w:spacing w:before="0" w:beforeAutospacing="off" w:after="0" w:afterAutospacing="off"/>
            </w:pPr>
            <w:r w:rsidRPr="7B96E0D9" w:rsidR="7B96E0D9">
              <w:rPr>
                <w:rFonts w:ascii="Calibri" w:hAnsi="Calibri" w:eastAsia="Calibri" w:cs="Calibri"/>
                <w:b w:val="0"/>
                <w:bCs w:val="0"/>
                <w:i w:val="0"/>
                <w:iCs w:val="0"/>
                <w:strike w:val="0"/>
                <w:dstrike w:val="0"/>
                <w:color w:val="000000" w:themeColor="text1" w:themeTint="FF" w:themeShade="FF"/>
                <w:sz w:val="20"/>
                <w:szCs w:val="20"/>
                <w:u w:val="none"/>
              </w:rPr>
              <w:t>Details about the Source of Data</w:t>
            </w:r>
          </w:p>
        </w:tc>
        <w:tc>
          <w:tcPr>
            <w:tcW w:w="5175" w:type="dxa"/>
            <w:tcBorders>
              <w:top w:val="single" w:sz="4"/>
              <w:left w:val="single" w:sz="4"/>
              <w:bottom w:val="single" w:sz="4"/>
              <w:right w:val="single" w:color="000000" w:themeColor="text1" w:sz="4"/>
            </w:tcBorders>
            <w:tcMar>
              <w:top w:w="15" w:type="dxa"/>
              <w:left w:w="15" w:type="dxa"/>
              <w:right w:w="15" w:type="dxa"/>
            </w:tcMar>
            <w:vAlign w:val="center"/>
          </w:tcPr>
          <w:p w:rsidR="7B96E0D9" w:rsidP="7B96E0D9" w:rsidRDefault="7B96E0D9" w14:paraId="7468BA95" w14:textId="672072A3">
            <w:pPr>
              <w:spacing w:before="0" w:beforeAutospacing="off" w:after="0" w:afterAutospacing="off"/>
              <w:jc w:val="center"/>
            </w:pPr>
            <w:r w:rsidRPr="7B96E0D9" w:rsidR="7B96E0D9">
              <w:rPr>
                <w:rFonts w:ascii="Arial" w:hAnsi="Arial" w:eastAsia="Arial" w:cs="Arial"/>
                <w:b w:val="0"/>
                <w:bCs w:val="0"/>
                <w:i w:val="0"/>
                <w:iCs w:val="0"/>
                <w:strike w:val="0"/>
                <w:dstrike w:val="0"/>
                <w:color w:val="000000" w:themeColor="text1" w:themeTint="FF" w:themeShade="FF"/>
                <w:sz w:val="20"/>
                <w:szCs w:val="20"/>
                <w:u w:val="none"/>
              </w:rPr>
              <w:t xml:space="preserve">The networks constitued the Medicean political party, used by Cosimo in 1434 to take over the budding Florentine Renaissance State. It is built based on the work of the historians of Florence; specially Dale Kent book´s The Rise of the Medici (1978). </w:t>
            </w:r>
          </w:p>
        </w:tc>
      </w:tr>
      <w:tr w:rsidR="7B96E0D9" w:rsidTr="6A15567E" w14:paraId="25F21FC9">
        <w:trPr>
          <w:trHeight w:val="300"/>
        </w:trPr>
        <w:tc>
          <w:tcPr>
            <w:tcW w:w="1620" w:type="dxa"/>
            <w:vMerge w:val="restart"/>
            <w:tcBorders>
              <w:top w:val="single" w:sz="4"/>
              <w:left w:val="single" w:sz="4"/>
              <w:bottom w:val="single" w:color="000000" w:themeColor="text1" w:sz="4"/>
              <w:right w:val="single" w:sz="4"/>
            </w:tcBorders>
            <w:shd w:val="clear" w:color="auto" w:fill="BFBFBF" w:themeFill="background1" w:themeFillShade="BF"/>
            <w:tcMar>
              <w:top w:w="15" w:type="dxa"/>
              <w:left w:w="15" w:type="dxa"/>
              <w:right w:w="15" w:type="dxa"/>
            </w:tcMar>
            <w:vAlign w:val="center"/>
          </w:tcPr>
          <w:p w:rsidR="7B96E0D9" w:rsidP="7B96E0D9" w:rsidRDefault="7B96E0D9" w14:paraId="682BE4A3" w14:textId="7E365FE3">
            <w:pPr>
              <w:spacing w:before="0" w:beforeAutospacing="off" w:after="0" w:afterAutospacing="off"/>
              <w:jc w:val="center"/>
            </w:pPr>
            <w:r w:rsidRPr="7B96E0D9" w:rsidR="7B96E0D9">
              <w:rPr>
                <w:rFonts w:ascii="Calibri" w:hAnsi="Calibri" w:eastAsia="Calibri" w:cs="Calibri"/>
                <w:b w:val="1"/>
                <w:bCs w:val="1"/>
                <w:i w:val="0"/>
                <w:iCs w:val="0"/>
                <w:strike w:val="0"/>
                <w:dstrike w:val="0"/>
                <w:color w:val="000000" w:themeColor="text1" w:themeTint="FF" w:themeShade="FF"/>
                <w:sz w:val="22"/>
                <w:szCs w:val="22"/>
                <w:u w:val="none"/>
              </w:rPr>
              <w:t>Nodes</w:t>
            </w:r>
          </w:p>
        </w:tc>
        <w:tc>
          <w:tcPr>
            <w:tcW w:w="2220" w:type="dxa"/>
            <w:vMerge w:val="restart"/>
            <w:tcBorders>
              <w:top w:val="single" w:color="000000" w:themeColor="text1" w:sz="4"/>
              <w:left w:val="single" w:sz="4"/>
              <w:bottom w:val="single" w:color="000000" w:themeColor="text1" w:sz="4"/>
              <w:right w:val="single" w:color="000000" w:themeColor="text1" w:sz="4"/>
            </w:tcBorders>
            <w:shd w:val="clear" w:color="auto" w:fill="D5A6BD"/>
            <w:tcMar>
              <w:top w:w="15" w:type="dxa"/>
              <w:left w:w="15" w:type="dxa"/>
              <w:right w:w="15" w:type="dxa"/>
            </w:tcMar>
            <w:vAlign w:val="center"/>
          </w:tcPr>
          <w:p w:rsidR="7B96E0D9" w:rsidP="7B96E0D9" w:rsidRDefault="7B96E0D9" w14:paraId="66868BC9" w14:textId="3BDF06DE">
            <w:pPr>
              <w:spacing w:before="0" w:beforeAutospacing="off" w:after="0" w:afterAutospacing="off"/>
            </w:pPr>
            <w:r w:rsidRPr="7B96E0D9" w:rsidR="7B96E0D9">
              <w:rPr>
                <w:rFonts w:ascii="Calibri" w:hAnsi="Calibri" w:eastAsia="Calibri" w:cs="Calibri"/>
                <w:b w:val="0"/>
                <w:bCs w:val="0"/>
                <w:i w:val="0"/>
                <w:iCs w:val="0"/>
                <w:strike w:val="0"/>
                <w:dstrike w:val="0"/>
                <w:color w:val="000000" w:themeColor="text1" w:themeTint="FF" w:themeShade="FF"/>
                <w:sz w:val="20"/>
                <w:szCs w:val="20"/>
                <w:u w:val="none"/>
              </w:rPr>
              <w:t>Node Type</w:t>
            </w:r>
          </w:p>
        </w:tc>
        <w:tc>
          <w:tcPr>
            <w:tcW w:w="5175" w:type="dxa"/>
            <w:tcBorders>
              <w:top w:val="single" w:sz="4"/>
              <w:left w:val="single" w:sz="4"/>
              <w:bottom w:val="single" w:sz="4"/>
              <w:right w:val="single" w:color="000000" w:themeColor="text1" w:sz="4"/>
            </w:tcBorders>
            <w:tcMar>
              <w:top w:w="15" w:type="dxa"/>
              <w:left w:w="15" w:type="dxa"/>
              <w:right w:w="15" w:type="dxa"/>
            </w:tcMar>
            <w:vAlign w:val="bottom"/>
          </w:tcPr>
          <w:p w:rsidR="7B96E0D9" w:rsidP="7B96E0D9" w:rsidRDefault="7B96E0D9" w14:paraId="5C42C85E" w14:textId="7E543757">
            <w:pPr>
              <w:spacing w:before="0" w:beforeAutospacing="off" w:after="0" w:afterAutospacing="off"/>
              <w:jc w:val="center"/>
            </w:pPr>
            <w:r w:rsidRPr="7B96E0D9" w:rsidR="7B96E0D9">
              <w:rPr>
                <w:rFonts w:ascii="Arial" w:hAnsi="Arial" w:eastAsia="Arial" w:cs="Arial"/>
                <w:b w:val="0"/>
                <w:bCs w:val="0"/>
                <w:i w:val="0"/>
                <w:iCs w:val="0"/>
                <w:strike w:val="0"/>
                <w:dstrike w:val="0"/>
                <w:color w:val="000000" w:themeColor="text1" w:themeTint="FF" w:themeShade="FF"/>
                <w:sz w:val="20"/>
                <w:szCs w:val="20"/>
                <w:u w:val="none"/>
              </w:rPr>
              <w:t>Groups of people</w:t>
            </w:r>
          </w:p>
        </w:tc>
      </w:tr>
      <w:tr w:rsidR="7B96E0D9" w:rsidTr="6A15567E" w14:paraId="10B4A942">
        <w:trPr>
          <w:trHeight w:val="255"/>
        </w:trPr>
        <w:tc>
          <w:tcPr>
            <w:tcW w:w="1620" w:type="dxa"/>
            <w:vMerge/>
            <w:tcBorders/>
            <w:tcMar/>
            <w:vAlign w:val="center"/>
          </w:tcPr>
          <w:p w14:paraId="2C0FECDA"/>
        </w:tc>
        <w:tc>
          <w:tcPr>
            <w:tcW w:w="2220" w:type="dxa"/>
            <w:vMerge/>
            <w:tcBorders/>
            <w:tcMar/>
            <w:vAlign w:val="center"/>
          </w:tcPr>
          <w:p w14:paraId="004EF4DA"/>
        </w:tc>
        <w:tc>
          <w:tcPr>
            <w:tcW w:w="5175" w:type="dxa"/>
            <w:tcBorders>
              <w:top w:val="single" w:sz="4"/>
              <w:left w:val="single" w:sz="4"/>
              <w:bottom w:val="single" w:sz="4"/>
              <w:right w:val="single" w:color="000000" w:themeColor="text1" w:sz="4"/>
            </w:tcBorders>
            <w:tcMar>
              <w:top w:w="15" w:type="dxa"/>
              <w:left w:w="15" w:type="dxa"/>
              <w:right w:w="15" w:type="dxa"/>
            </w:tcMar>
            <w:vAlign w:val="bottom"/>
          </w:tcPr>
          <w:p w:rsidR="7B96E0D9" w:rsidP="7B96E0D9" w:rsidRDefault="7B96E0D9" w14:paraId="18809D06" w14:textId="172C882F">
            <w:pPr>
              <w:spacing w:before="0" w:beforeAutospacing="off" w:after="0" w:afterAutospacing="off"/>
              <w:jc w:val="center"/>
            </w:pPr>
            <w:r w:rsidRPr="7B96E0D9" w:rsidR="7B96E0D9">
              <w:rPr>
                <w:rFonts w:ascii="Arial" w:hAnsi="Arial" w:eastAsia="Arial" w:cs="Arial"/>
                <w:b w:val="0"/>
                <w:bCs w:val="0"/>
                <w:i w:val="0"/>
                <w:iCs w:val="0"/>
                <w:strike w:val="0"/>
                <w:dstrike w:val="0"/>
                <w:color w:val="000000" w:themeColor="text1" w:themeTint="FF" w:themeShade="FF"/>
                <w:sz w:val="20"/>
                <w:szCs w:val="20"/>
                <w:u w:val="none"/>
              </w:rPr>
              <w:t>Clans/families</w:t>
            </w:r>
          </w:p>
        </w:tc>
      </w:tr>
      <w:tr w:rsidR="7B96E0D9" w:rsidTr="6A15567E" w14:paraId="74B4BE83">
        <w:trPr>
          <w:trHeight w:val="1530"/>
        </w:trPr>
        <w:tc>
          <w:tcPr>
            <w:tcW w:w="1620" w:type="dxa"/>
            <w:vMerge/>
            <w:tcBorders/>
            <w:tcMar/>
            <w:vAlign w:val="center"/>
          </w:tcPr>
          <w:p w14:paraId="22456301"/>
        </w:tc>
        <w:tc>
          <w:tcPr>
            <w:tcW w:w="2220" w:type="dxa"/>
            <w:tcBorders>
              <w:top w:val="nil" w:color="000000" w:themeColor="text1" w:sz="4"/>
              <w:left w:val="nil" w:sz="4"/>
              <w:bottom w:val="single" w:color="000000" w:themeColor="text1" w:sz="4"/>
              <w:right w:val="single" w:color="000000" w:themeColor="text1" w:sz="4"/>
            </w:tcBorders>
            <w:shd w:val="clear" w:color="auto" w:fill="D5A6BD"/>
            <w:tcMar>
              <w:top w:w="15" w:type="dxa"/>
              <w:left w:w="15" w:type="dxa"/>
              <w:right w:w="15" w:type="dxa"/>
            </w:tcMar>
            <w:vAlign w:val="center"/>
          </w:tcPr>
          <w:p w:rsidR="7B96E0D9" w:rsidP="7B96E0D9" w:rsidRDefault="7B96E0D9" w14:paraId="1F1C639E" w14:textId="765A870B">
            <w:pPr>
              <w:spacing w:before="0" w:beforeAutospacing="off" w:after="0" w:afterAutospacing="off"/>
            </w:pPr>
            <w:r w:rsidRPr="7B96E0D9" w:rsidR="7B96E0D9">
              <w:rPr>
                <w:rFonts w:ascii="Calibri" w:hAnsi="Calibri" w:eastAsia="Calibri" w:cs="Calibri"/>
                <w:b w:val="0"/>
                <w:bCs w:val="0"/>
                <w:i w:val="0"/>
                <w:iCs w:val="0"/>
                <w:strike w:val="0"/>
                <w:dstrike w:val="0"/>
                <w:color w:val="000000" w:themeColor="text1" w:themeTint="FF" w:themeShade="FF"/>
                <w:sz w:val="20"/>
                <w:szCs w:val="20"/>
                <w:u w:val="none"/>
              </w:rPr>
              <w:t>Network Boundary</w:t>
            </w:r>
          </w:p>
        </w:tc>
        <w:tc>
          <w:tcPr>
            <w:tcW w:w="5175" w:type="dxa"/>
            <w:tcBorders>
              <w:top w:val="single" w:sz="4"/>
              <w:left w:val="single" w:sz="4"/>
              <w:bottom w:val="single" w:sz="4"/>
              <w:right w:val="single" w:color="000000" w:themeColor="text1" w:sz="4"/>
            </w:tcBorders>
            <w:tcMar>
              <w:top w:w="15" w:type="dxa"/>
              <w:left w:w="15" w:type="dxa"/>
              <w:right w:w="15" w:type="dxa"/>
            </w:tcMar>
            <w:vAlign w:val="center"/>
          </w:tcPr>
          <w:p w:rsidR="7B96E0D9" w:rsidP="7B96E0D9" w:rsidRDefault="7B96E0D9" w14:paraId="7435BA11" w14:textId="55BA42E9">
            <w:pPr>
              <w:spacing w:before="0" w:beforeAutospacing="off" w:after="0" w:afterAutospacing="off"/>
              <w:jc w:val="center"/>
            </w:pPr>
            <w:r w:rsidRPr="7B96E0D9" w:rsidR="7B96E0D9">
              <w:rPr>
                <w:rFonts w:ascii="Arial" w:hAnsi="Arial" w:eastAsia="Arial" w:cs="Arial"/>
                <w:b w:val="0"/>
                <w:bCs w:val="0"/>
                <w:i w:val="0"/>
                <w:iCs w:val="0"/>
                <w:strike w:val="0"/>
                <w:dstrike w:val="0"/>
                <w:color w:val="000000" w:themeColor="text1" w:themeTint="FF" w:themeShade="FF"/>
                <w:sz w:val="20"/>
                <w:szCs w:val="20"/>
                <w:u w:val="none"/>
              </w:rPr>
              <w:t>Florentine families in the political elite were included if: a) they had two or more members who spoke in the Consulte e Practiche three or more times between January 1429 and December 1434 b) they had three or more members who qualified in 1433 for scrutiny, or election to the leading public offices in florence or c) they were a magnate clan</w:t>
            </w:r>
          </w:p>
        </w:tc>
      </w:tr>
      <w:tr w:rsidR="7B96E0D9" w:rsidTr="6A15567E" w14:paraId="70ECCF29">
        <w:trPr>
          <w:trHeight w:val="1335"/>
        </w:trPr>
        <w:tc>
          <w:tcPr>
            <w:tcW w:w="1620" w:type="dxa"/>
            <w:vMerge/>
            <w:tcBorders/>
            <w:tcMar/>
            <w:vAlign w:val="center"/>
          </w:tcPr>
          <w:p w14:paraId="581BF2C0"/>
        </w:tc>
        <w:tc>
          <w:tcPr>
            <w:tcW w:w="2220" w:type="dxa"/>
            <w:tcBorders>
              <w:top w:val="single" w:color="000000" w:themeColor="text1" w:sz="4"/>
              <w:left w:val="nil" w:sz="4"/>
              <w:bottom w:val="nil" w:color="000000" w:themeColor="text1" w:sz="4"/>
              <w:right w:val="single" w:color="000000" w:themeColor="text1" w:sz="4"/>
            </w:tcBorders>
            <w:shd w:val="clear" w:color="auto" w:fill="D5A6BD"/>
            <w:tcMar>
              <w:top w:w="15" w:type="dxa"/>
              <w:left w:w="15" w:type="dxa"/>
              <w:right w:w="15" w:type="dxa"/>
            </w:tcMar>
            <w:vAlign w:val="center"/>
          </w:tcPr>
          <w:p w:rsidR="7B96E0D9" w:rsidP="7B96E0D9" w:rsidRDefault="7B96E0D9" w14:paraId="63319426" w14:textId="4DB58E10">
            <w:pPr>
              <w:spacing w:before="0" w:beforeAutospacing="off" w:after="0" w:afterAutospacing="off"/>
            </w:pPr>
            <w:r w:rsidRPr="7B96E0D9" w:rsidR="7B96E0D9">
              <w:rPr>
                <w:rFonts w:ascii="Calibri" w:hAnsi="Calibri" w:eastAsia="Calibri" w:cs="Calibri"/>
                <w:b w:val="0"/>
                <w:bCs w:val="0"/>
                <w:i w:val="0"/>
                <w:iCs w:val="0"/>
                <w:strike w:val="0"/>
                <w:dstrike w:val="0"/>
                <w:color w:val="000000" w:themeColor="text1" w:themeTint="FF" w:themeShade="FF"/>
                <w:sz w:val="20"/>
                <w:szCs w:val="20"/>
                <w:u w:val="none"/>
              </w:rPr>
              <w:t>Node Exclusion</w:t>
            </w:r>
          </w:p>
        </w:tc>
        <w:tc>
          <w:tcPr>
            <w:tcW w:w="5175" w:type="dxa"/>
            <w:tcBorders>
              <w:top w:val="single" w:sz="4"/>
              <w:left w:val="single" w:sz="4"/>
              <w:bottom w:val="single" w:sz="4"/>
              <w:right w:val="single" w:color="000000" w:themeColor="text1" w:sz="4"/>
            </w:tcBorders>
            <w:tcMar>
              <w:top w:w="15" w:type="dxa"/>
              <w:left w:w="15" w:type="dxa"/>
              <w:right w:w="15" w:type="dxa"/>
            </w:tcMar>
            <w:vAlign w:val="center"/>
          </w:tcPr>
          <w:p w:rsidR="7B96E0D9" w:rsidP="6A15567E" w:rsidRDefault="7B96E0D9" w14:paraId="596E93FF" w14:textId="45223730">
            <w:pPr>
              <w:spacing w:before="0" w:beforeAutospacing="off" w:after="0" w:afterAutospacing="off"/>
              <w:jc w:val="center"/>
              <w:rPr>
                <w:rFonts w:ascii="Arial" w:hAnsi="Arial" w:eastAsia="Arial" w:cs="Arial"/>
                <w:b w:val="0"/>
                <w:bCs w:val="0"/>
                <w:i w:val="0"/>
                <w:iCs w:val="0"/>
                <w:strike w:val="0"/>
                <w:dstrike w:val="0"/>
                <w:color w:val="FF0000"/>
                <w:sz w:val="20"/>
                <w:szCs w:val="20"/>
                <w:u w:val="none"/>
              </w:rPr>
            </w:pPr>
            <w:r w:rsidRPr="6A15567E" w:rsidR="57B2C91C">
              <w:rPr>
                <w:rFonts w:ascii="Arial" w:hAnsi="Arial" w:eastAsia="Arial" w:cs="Arial"/>
                <w:b w:val="0"/>
                <w:bCs w:val="0"/>
                <w:i w:val="0"/>
                <w:iCs w:val="0"/>
                <w:strike w:val="0"/>
                <w:dstrike w:val="0"/>
                <w:color w:val="000000" w:themeColor="text1" w:themeTint="FF" w:themeShade="FF"/>
                <w:sz w:val="20"/>
                <w:szCs w:val="20"/>
                <w:u w:val="none"/>
              </w:rPr>
              <w:t>C</w:t>
            </w:r>
            <w:commentRangeStart w:id="1871530437"/>
            <w:r w:rsidRPr="6A15567E" w:rsidR="57B2C91C">
              <w:rPr>
                <w:rFonts w:ascii="Arial" w:hAnsi="Arial" w:eastAsia="Arial" w:cs="Arial"/>
                <w:b w:val="0"/>
                <w:bCs w:val="0"/>
                <w:i w:val="0"/>
                <w:iCs w:val="0"/>
                <w:strike w:val="0"/>
                <w:dstrike w:val="0"/>
                <w:color w:val="000000" w:themeColor="text1" w:themeTint="FF" w:themeShade="FF"/>
                <w:sz w:val="20"/>
                <w:szCs w:val="20"/>
                <w:u w:val="none"/>
              </w:rPr>
              <w:t xml:space="preserve">lans/families having less than one marriage or economic relation. Families not having active participation in factions and away from political neutrals </w:t>
            </w:r>
            <w:r w:rsidRPr="6A15567E" w:rsidR="57B2C91C">
              <w:rPr>
                <w:rFonts w:ascii="Arial" w:hAnsi="Arial" w:eastAsia="Arial" w:cs="Arial"/>
                <w:b w:val="0"/>
                <w:bCs w:val="0"/>
                <w:i w:val="0"/>
                <w:iCs w:val="0"/>
                <w:strike w:val="0"/>
                <w:dstrike w:val="0"/>
                <w:color w:val="ED7D31"/>
                <w:sz w:val="20"/>
                <w:szCs w:val="20"/>
                <w:u w:val="none"/>
              </w:rPr>
              <w:t>(see page 1268)</w:t>
            </w:r>
            <w:r w:rsidRPr="6A15567E" w:rsidR="57B2C91C">
              <w:rPr>
                <w:rFonts w:ascii="Arial" w:hAnsi="Arial" w:eastAsia="Arial" w:cs="Arial"/>
                <w:b w:val="0"/>
                <w:bCs w:val="0"/>
                <w:i w:val="0"/>
                <w:iCs w:val="0"/>
                <w:strike w:val="0"/>
                <w:dstrike w:val="0"/>
                <w:color w:val="000000" w:themeColor="text1" w:themeTint="FF" w:themeShade="FF"/>
                <w:sz w:val="20"/>
                <w:szCs w:val="20"/>
                <w:u w:val="none"/>
              </w:rPr>
              <w:t xml:space="preserve">. </w:t>
            </w:r>
            <w:commentRangeEnd w:id="1871530437"/>
            <w:r>
              <w:rPr>
                <w:rStyle w:val="CommentReference"/>
              </w:rPr>
              <w:commentReference w:id="1871530437"/>
            </w:r>
          </w:p>
        </w:tc>
      </w:tr>
      <w:tr w:rsidR="7B96E0D9" w:rsidTr="6A15567E" w14:paraId="51A4B4AC">
        <w:trPr>
          <w:trHeight w:val="510"/>
        </w:trPr>
        <w:tc>
          <w:tcPr>
            <w:tcW w:w="1620" w:type="dxa"/>
            <w:vMerge/>
            <w:tcBorders/>
            <w:tcMar/>
            <w:vAlign w:val="center"/>
          </w:tcPr>
          <w:p w14:paraId="14A337DB"/>
        </w:tc>
        <w:tc>
          <w:tcPr>
            <w:tcW w:w="2220" w:type="dxa"/>
            <w:tcBorders>
              <w:top w:val="single" w:color="000000" w:themeColor="text1" w:sz="4"/>
              <w:left w:val="nil"/>
              <w:bottom w:val="single" w:color="000000" w:themeColor="text1" w:sz="4"/>
              <w:right w:val="single" w:color="000000" w:themeColor="text1" w:sz="4"/>
            </w:tcBorders>
            <w:shd w:val="clear" w:color="auto" w:fill="D5A6BD"/>
            <w:tcMar>
              <w:top w:w="15" w:type="dxa"/>
              <w:left w:w="15" w:type="dxa"/>
              <w:right w:w="15" w:type="dxa"/>
            </w:tcMar>
            <w:vAlign w:val="center"/>
          </w:tcPr>
          <w:p w:rsidR="7B96E0D9" w:rsidP="7B96E0D9" w:rsidRDefault="7B96E0D9" w14:paraId="19787066" w14:textId="312C47C0">
            <w:pPr>
              <w:spacing w:before="0" w:beforeAutospacing="off" w:after="0" w:afterAutospacing="off"/>
            </w:pPr>
            <w:r w:rsidRPr="7B96E0D9" w:rsidR="7B96E0D9">
              <w:rPr>
                <w:rFonts w:ascii="Calibri" w:hAnsi="Calibri" w:eastAsia="Calibri" w:cs="Calibri"/>
                <w:b w:val="0"/>
                <w:bCs w:val="0"/>
                <w:i w:val="0"/>
                <w:iCs w:val="0"/>
                <w:strike w:val="0"/>
                <w:dstrike w:val="0"/>
                <w:color w:val="000000" w:themeColor="text1" w:themeTint="FF" w:themeShade="FF"/>
                <w:sz w:val="20"/>
                <w:szCs w:val="20"/>
                <w:u w:val="none"/>
              </w:rPr>
              <w:t>Node Transformation</w:t>
            </w:r>
          </w:p>
        </w:tc>
        <w:tc>
          <w:tcPr>
            <w:tcW w:w="5175" w:type="dxa"/>
            <w:tcBorders>
              <w:top w:val="single" w:sz="4"/>
              <w:left w:val="single" w:sz="4"/>
              <w:bottom w:val="single" w:sz="4"/>
              <w:right w:val="single" w:color="000000" w:themeColor="text1" w:sz="4"/>
            </w:tcBorders>
            <w:tcMar>
              <w:top w:w="15" w:type="dxa"/>
              <w:left w:w="15" w:type="dxa"/>
              <w:right w:w="15" w:type="dxa"/>
            </w:tcMar>
            <w:vAlign w:val="center"/>
          </w:tcPr>
          <w:p w:rsidR="7B96E0D9" w:rsidP="7B96E0D9" w:rsidRDefault="7B96E0D9" w14:paraId="0ABB5E51" w14:textId="0C0BFD06">
            <w:pPr>
              <w:spacing w:before="0" w:beforeAutospacing="off" w:after="0" w:afterAutospacing="off"/>
              <w:jc w:val="center"/>
            </w:pPr>
            <w:r w:rsidRPr="7B96E0D9" w:rsidR="7B96E0D9">
              <w:rPr>
                <w:rFonts w:ascii="Arial" w:hAnsi="Arial" w:eastAsia="Arial" w:cs="Arial"/>
                <w:b w:val="0"/>
                <w:bCs w:val="0"/>
                <w:i w:val="0"/>
                <w:iCs w:val="0"/>
                <w:strike w:val="0"/>
                <w:dstrike w:val="0"/>
                <w:sz w:val="20"/>
                <w:szCs w:val="20"/>
                <w:u w:val="none"/>
              </w:rPr>
              <w:t xml:space="preserve">Data from people with a common last name was aggregated into a single clan/family. </w:t>
            </w:r>
          </w:p>
        </w:tc>
      </w:tr>
      <w:tr w:rsidR="7B96E0D9" w:rsidTr="6A15567E" w14:paraId="5E943CFF">
        <w:trPr>
          <w:trHeight w:val="300"/>
        </w:trPr>
        <w:tc>
          <w:tcPr>
            <w:tcW w:w="1620" w:type="dxa"/>
            <w:vMerge w:val="restart"/>
            <w:tcBorders>
              <w:top w:val="nil" w:sz="4"/>
              <w:left w:val="single" w:sz="4"/>
              <w:bottom w:val="nil"/>
              <w:right w:val="single" w:sz="4"/>
            </w:tcBorders>
            <w:shd w:val="clear" w:color="auto" w:fill="BFBFBF" w:themeFill="background1" w:themeFillShade="BF"/>
            <w:tcMar>
              <w:top w:w="15" w:type="dxa"/>
              <w:left w:w="15" w:type="dxa"/>
              <w:right w:w="15" w:type="dxa"/>
            </w:tcMar>
            <w:vAlign w:val="center"/>
          </w:tcPr>
          <w:p w:rsidR="7B96E0D9" w:rsidP="7B96E0D9" w:rsidRDefault="7B96E0D9" w14:paraId="7C1269F6" w14:textId="652BDE6F">
            <w:pPr>
              <w:spacing w:before="0" w:beforeAutospacing="off" w:after="0" w:afterAutospacing="off"/>
              <w:jc w:val="center"/>
            </w:pPr>
            <w:r w:rsidRPr="7B96E0D9" w:rsidR="7B96E0D9">
              <w:rPr>
                <w:rFonts w:ascii="Calibri" w:hAnsi="Calibri" w:eastAsia="Calibri" w:cs="Calibri"/>
                <w:b w:val="1"/>
                <w:bCs w:val="1"/>
                <w:i w:val="0"/>
                <w:iCs w:val="0"/>
                <w:strike w:val="0"/>
                <w:dstrike w:val="0"/>
                <w:color w:val="000000" w:themeColor="text1" w:themeTint="FF" w:themeShade="FF"/>
                <w:sz w:val="22"/>
                <w:szCs w:val="22"/>
                <w:u w:val="none"/>
              </w:rPr>
              <w:t>Ties</w:t>
            </w:r>
          </w:p>
        </w:tc>
        <w:tc>
          <w:tcPr>
            <w:tcW w:w="2220" w:type="dxa"/>
            <w:vMerge w:val="restart"/>
            <w:tcBorders>
              <w:top w:val="single" w:color="000000" w:themeColor="text1" w:sz="4"/>
              <w:left w:val="single" w:sz="4"/>
              <w:bottom w:val="single" w:color="000000" w:themeColor="text1" w:sz="4"/>
              <w:right w:val="single" w:color="000000" w:themeColor="text1" w:sz="4"/>
            </w:tcBorders>
            <w:shd w:val="clear" w:color="auto" w:fill="93C47D"/>
            <w:tcMar>
              <w:top w:w="15" w:type="dxa"/>
              <w:left w:w="15" w:type="dxa"/>
              <w:right w:w="15" w:type="dxa"/>
            </w:tcMar>
            <w:vAlign w:val="center"/>
          </w:tcPr>
          <w:p w:rsidR="7B96E0D9" w:rsidP="7B96E0D9" w:rsidRDefault="7B96E0D9" w14:paraId="79FEC995" w14:textId="3637BC7E">
            <w:pPr>
              <w:spacing w:before="0" w:beforeAutospacing="off" w:after="0" w:afterAutospacing="off"/>
            </w:pPr>
            <w:r w:rsidRPr="7B96E0D9" w:rsidR="7B96E0D9">
              <w:rPr>
                <w:rFonts w:ascii="Calibri" w:hAnsi="Calibri" w:eastAsia="Calibri" w:cs="Calibri"/>
                <w:b w:val="0"/>
                <w:bCs w:val="0"/>
                <w:i w:val="0"/>
                <w:iCs w:val="0"/>
                <w:strike w:val="0"/>
                <w:dstrike w:val="0"/>
                <w:color w:val="000000" w:themeColor="text1" w:themeTint="FF" w:themeShade="FF"/>
                <w:sz w:val="20"/>
                <w:szCs w:val="20"/>
                <w:u w:val="none"/>
              </w:rPr>
              <w:t>Type of Relationship</w:t>
            </w:r>
          </w:p>
        </w:tc>
        <w:tc>
          <w:tcPr>
            <w:tcW w:w="5175" w:type="dxa"/>
            <w:tcBorders>
              <w:top w:val="single" w:sz="4"/>
              <w:left w:val="single" w:sz="4"/>
              <w:bottom w:val="single" w:sz="4"/>
              <w:right w:val="single" w:color="000000" w:themeColor="text1" w:sz="4"/>
            </w:tcBorders>
            <w:tcMar>
              <w:top w:w="15" w:type="dxa"/>
              <w:left w:w="15" w:type="dxa"/>
              <w:right w:w="15" w:type="dxa"/>
            </w:tcMar>
            <w:vAlign w:val="bottom"/>
          </w:tcPr>
          <w:p w:rsidR="7B96E0D9" w:rsidP="7B96E0D9" w:rsidRDefault="7B96E0D9" w14:paraId="3EACB7F1" w14:textId="5D8E7238">
            <w:pPr>
              <w:spacing w:before="0" w:beforeAutospacing="off" w:after="0" w:afterAutospacing="off"/>
              <w:jc w:val="center"/>
            </w:pPr>
            <w:r w:rsidRPr="7B96E0D9" w:rsidR="7B96E0D9">
              <w:rPr>
                <w:rFonts w:ascii="Arial" w:hAnsi="Arial" w:eastAsia="Arial" w:cs="Arial"/>
                <w:b w:val="0"/>
                <w:bCs w:val="0"/>
                <w:i w:val="0"/>
                <w:iCs w:val="0"/>
                <w:strike w:val="0"/>
                <w:dstrike w:val="0"/>
                <w:color w:val="000000" w:themeColor="text1" w:themeTint="FF" w:themeShade="FF"/>
                <w:sz w:val="20"/>
                <w:szCs w:val="20"/>
                <w:u w:val="none"/>
              </w:rPr>
              <w:t>Kinship</w:t>
            </w:r>
          </w:p>
        </w:tc>
      </w:tr>
      <w:tr w:rsidR="7B96E0D9" w:rsidTr="6A15567E" w14:paraId="2763EE51">
        <w:trPr>
          <w:trHeight w:val="255"/>
        </w:trPr>
        <w:tc>
          <w:tcPr>
            <w:tcW w:w="1620" w:type="dxa"/>
            <w:vMerge/>
            <w:tcBorders/>
            <w:tcMar/>
            <w:vAlign w:val="center"/>
          </w:tcPr>
          <w:p w14:paraId="7B8187B2"/>
        </w:tc>
        <w:tc>
          <w:tcPr>
            <w:tcW w:w="2220" w:type="dxa"/>
            <w:vMerge/>
            <w:tcBorders/>
            <w:tcMar/>
            <w:vAlign w:val="center"/>
          </w:tcPr>
          <w:p w14:paraId="11C7D782"/>
        </w:tc>
        <w:tc>
          <w:tcPr>
            <w:tcW w:w="5175" w:type="dxa"/>
            <w:tcBorders>
              <w:top w:val="single" w:sz="4"/>
              <w:left w:val="single" w:sz="4"/>
              <w:bottom w:val="single" w:sz="4"/>
              <w:right w:val="single" w:color="000000" w:themeColor="text1" w:sz="4"/>
            </w:tcBorders>
            <w:tcMar>
              <w:top w:w="15" w:type="dxa"/>
              <w:left w:w="15" w:type="dxa"/>
              <w:right w:w="15" w:type="dxa"/>
            </w:tcMar>
            <w:vAlign w:val="bottom"/>
          </w:tcPr>
          <w:p w:rsidR="7B96E0D9" w:rsidP="7B96E0D9" w:rsidRDefault="7B96E0D9" w14:paraId="4FFF3439" w14:textId="74053270">
            <w:pPr>
              <w:spacing w:before="0" w:beforeAutospacing="off" w:after="0" w:afterAutospacing="off"/>
              <w:jc w:val="center"/>
            </w:pPr>
            <w:r w:rsidRPr="7B96E0D9" w:rsidR="7B96E0D9">
              <w:rPr>
                <w:rFonts w:ascii="Arial" w:hAnsi="Arial" w:eastAsia="Arial" w:cs="Arial"/>
                <w:b w:val="0"/>
                <w:bCs w:val="0"/>
                <w:i w:val="0"/>
                <w:iCs w:val="0"/>
                <w:strike w:val="0"/>
                <w:dstrike w:val="0"/>
                <w:color w:val="000000" w:themeColor="text1" w:themeTint="FF" w:themeShade="FF"/>
                <w:sz w:val="20"/>
                <w:szCs w:val="20"/>
                <w:u w:val="none"/>
              </w:rPr>
              <w:t>Marriage</w:t>
            </w:r>
          </w:p>
        </w:tc>
      </w:tr>
      <w:tr w:rsidR="7B96E0D9" w:rsidTr="6A15567E" w14:paraId="3732D29E">
        <w:trPr>
          <w:trHeight w:val="255"/>
        </w:trPr>
        <w:tc>
          <w:tcPr>
            <w:tcW w:w="1620" w:type="dxa"/>
            <w:vMerge/>
            <w:tcBorders/>
            <w:tcMar/>
            <w:vAlign w:val="center"/>
          </w:tcPr>
          <w:p w14:paraId="3E39FC39"/>
        </w:tc>
        <w:tc>
          <w:tcPr>
            <w:tcW w:w="2220" w:type="dxa"/>
            <w:tcBorders>
              <w:top w:val="nil" w:color="000000" w:themeColor="text1" w:sz="4"/>
              <w:left w:val="nil" w:sz="4"/>
              <w:bottom w:val="single" w:color="000000" w:themeColor="text1" w:sz="4"/>
              <w:right w:val="single" w:color="000000" w:themeColor="text1" w:sz="4"/>
            </w:tcBorders>
            <w:shd w:val="clear" w:color="auto" w:fill="93C47D"/>
            <w:tcMar>
              <w:top w:w="15" w:type="dxa"/>
              <w:left w:w="15" w:type="dxa"/>
              <w:right w:w="15" w:type="dxa"/>
            </w:tcMar>
            <w:vAlign w:val="center"/>
          </w:tcPr>
          <w:p w:rsidR="7B96E0D9" w:rsidP="7B96E0D9" w:rsidRDefault="7B96E0D9" w14:paraId="11771498" w14:textId="17D231DA">
            <w:pPr>
              <w:spacing w:before="0" w:beforeAutospacing="off" w:after="0" w:afterAutospacing="off"/>
            </w:pPr>
            <w:r w:rsidRPr="7B96E0D9" w:rsidR="7B96E0D9">
              <w:rPr>
                <w:rFonts w:ascii="Calibri" w:hAnsi="Calibri" w:eastAsia="Calibri" w:cs="Calibri"/>
                <w:b w:val="0"/>
                <w:bCs w:val="0"/>
                <w:i w:val="0"/>
                <w:iCs w:val="0"/>
                <w:strike w:val="0"/>
                <w:dstrike w:val="0"/>
                <w:color w:val="000000" w:themeColor="text1" w:themeTint="FF" w:themeShade="FF"/>
                <w:sz w:val="20"/>
                <w:szCs w:val="20"/>
                <w:u w:val="none"/>
              </w:rPr>
              <w:t>Direction</w:t>
            </w:r>
          </w:p>
        </w:tc>
        <w:tc>
          <w:tcPr>
            <w:tcW w:w="5175" w:type="dxa"/>
            <w:tcBorders>
              <w:top w:val="single"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B96E0D9" w:rsidP="7B96E0D9" w:rsidRDefault="7B96E0D9" w14:paraId="198B1A65" w14:textId="10886C13">
            <w:pPr>
              <w:spacing w:before="0" w:beforeAutospacing="off" w:after="0" w:afterAutospacing="off"/>
              <w:jc w:val="center"/>
            </w:pPr>
            <w:r w:rsidRPr="7B96E0D9" w:rsidR="7B96E0D9">
              <w:rPr>
                <w:rFonts w:ascii="Arial" w:hAnsi="Arial" w:eastAsia="Arial" w:cs="Arial"/>
                <w:b w:val="0"/>
                <w:bCs w:val="0"/>
                <w:i w:val="0"/>
                <w:iCs w:val="0"/>
                <w:strike w:val="0"/>
                <w:dstrike w:val="0"/>
                <w:color w:val="000000" w:themeColor="text1" w:themeTint="FF" w:themeShade="FF"/>
                <w:sz w:val="20"/>
                <w:szCs w:val="20"/>
                <w:u w:val="none"/>
              </w:rPr>
              <w:t>Undirected</w:t>
            </w:r>
          </w:p>
        </w:tc>
      </w:tr>
      <w:tr w:rsidR="7B96E0D9" w:rsidTr="6A15567E" w14:paraId="672489EF">
        <w:trPr>
          <w:trHeight w:val="255"/>
        </w:trPr>
        <w:tc>
          <w:tcPr>
            <w:tcW w:w="1620" w:type="dxa"/>
            <w:vMerge/>
            <w:tcBorders/>
            <w:tcMar/>
            <w:vAlign w:val="center"/>
          </w:tcPr>
          <w:p w14:paraId="55A2333E"/>
        </w:tc>
        <w:tc>
          <w:tcPr>
            <w:tcW w:w="2220" w:type="dxa"/>
            <w:tcBorders>
              <w:top w:val="single" w:color="000000" w:themeColor="text1" w:sz="4"/>
              <w:left w:val="nil" w:sz="4"/>
              <w:bottom w:val="single" w:color="000000" w:themeColor="text1" w:sz="4"/>
              <w:right w:val="single" w:color="000000" w:themeColor="text1" w:sz="4"/>
            </w:tcBorders>
            <w:shd w:val="clear" w:color="auto" w:fill="93C47D"/>
            <w:tcMar>
              <w:top w:w="15" w:type="dxa"/>
              <w:left w:w="15" w:type="dxa"/>
              <w:right w:w="15" w:type="dxa"/>
            </w:tcMar>
            <w:vAlign w:val="center"/>
          </w:tcPr>
          <w:p w:rsidR="7B96E0D9" w:rsidP="7B96E0D9" w:rsidRDefault="7B96E0D9" w14:paraId="163C5B43" w14:textId="79D205B0">
            <w:pPr>
              <w:spacing w:before="0" w:beforeAutospacing="off" w:after="0" w:afterAutospacing="off"/>
            </w:pPr>
            <w:r w:rsidRPr="7B96E0D9" w:rsidR="7B96E0D9">
              <w:rPr>
                <w:rFonts w:ascii="Calibri" w:hAnsi="Calibri" w:eastAsia="Calibri" w:cs="Calibri"/>
                <w:b w:val="0"/>
                <w:bCs w:val="0"/>
                <w:i w:val="0"/>
                <w:iCs w:val="0"/>
                <w:strike w:val="0"/>
                <w:dstrike w:val="0"/>
                <w:color w:val="000000" w:themeColor="text1" w:themeTint="FF" w:themeShade="FF"/>
                <w:sz w:val="20"/>
                <w:szCs w:val="20"/>
                <w:u w:val="none"/>
              </w:rPr>
              <w:t>Self-links</w:t>
            </w:r>
          </w:p>
        </w:tc>
        <w:tc>
          <w:tcPr>
            <w:tcW w:w="51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B96E0D9" w:rsidP="7B96E0D9" w:rsidRDefault="7B96E0D9" w14:paraId="28BD111C" w14:textId="1DAB4DC6">
            <w:pPr>
              <w:spacing w:before="0" w:beforeAutospacing="off" w:after="0" w:afterAutospacing="off"/>
              <w:jc w:val="center"/>
            </w:pPr>
            <w:r w:rsidRPr="7B96E0D9" w:rsidR="7B96E0D9">
              <w:rPr>
                <w:rFonts w:ascii="Arial" w:hAnsi="Arial" w:eastAsia="Arial" w:cs="Arial"/>
                <w:b w:val="0"/>
                <w:bCs w:val="0"/>
                <w:i w:val="0"/>
                <w:iCs w:val="0"/>
                <w:strike w:val="0"/>
                <w:dstrike w:val="0"/>
                <w:sz w:val="20"/>
                <w:szCs w:val="20"/>
                <w:u w:val="none"/>
              </w:rPr>
              <w:t>No</w:t>
            </w:r>
          </w:p>
        </w:tc>
      </w:tr>
      <w:tr w:rsidR="7B96E0D9" w:rsidTr="6A15567E" w14:paraId="2F175BFE">
        <w:trPr>
          <w:trHeight w:val="255"/>
        </w:trPr>
        <w:tc>
          <w:tcPr>
            <w:tcW w:w="1620" w:type="dxa"/>
            <w:vMerge/>
            <w:tcBorders/>
            <w:tcMar/>
            <w:vAlign w:val="center"/>
          </w:tcPr>
          <w:p w14:paraId="16CC8304"/>
        </w:tc>
        <w:tc>
          <w:tcPr>
            <w:tcW w:w="2220" w:type="dxa"/>
            <w:tcBorders>
              <w:top w:val="single" w:color="000000" w:themeColor="text1" w:sz="4"/>
              <w:left w:val="nil"/>
              <w:bottom w:val="nil"/>
              <w:right w:val="single" w:color="000000" w:themeColor="text1" w:sz="4"/>
            </w:tcBorders>
            <w:shd w:val="clear" w:color="auto" w:fill="93C47D"/>
            <w:tcMar>
              <w:top w:w="15" w:type="dxa"/>
              <w:left w:w="15" w:type="dxa"/>
              <w:right w:w="15" w:type="dxa"/>
            </w:tcMar>
            <w:vAlign w:val="center"/>
          </w:tcPr>
          <w:p w:rsidR="7B96E0D9" w:rsidP="7B96E0D9" w:rsidRDefault="7B96E0D9" w14:paraId="3256C60B" w14:textId="5FE35112">
            <w:pPr>
              <w:spacing w:before="0" w:beforeAutospacing="off" w:after="0" w:afterAutospacing="off"/>
            </w:pPr>
            <w:r w:rsidRPr="7B96E0D9" w:rsidR="7B96E0D9">
              <w:rPr>
                <w:rFonts w:ascii="Calibri" w:hAnsi="Calibri" w:eastAsia="Calibri" w:cs="Calibri"/>
                <w:b w:val="0"/>
                <w:bCs w:val="0"/>
                <w:i w:val="0"/>
                <w:iCs w:val="0"/>
                <w:strike w:val="0"/>
                <w:dstrike w:val="0"/>
                <w:color w:val="000000" w:themeColor="text1" w:themeTint="FF" w:themeShade="FF"/>
                <w:sz w:val="20"/>
                <w:szCs w:val="20"/>
                <w:u w:val="none"/>
              </w:rPr>
              <w:t>Weight</w:t>
            </w:r>
          </w:p>
        </w:tc>
        <w:tc>
          <w:tcPr>
            <w:tcW w:w="51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B96E0D9" w:rsidP="7B96E0D9" w:rsidRDefault="7B96E0D9" w14:paraId="3AF0FBA3" w14:textId="3F5CB01E">
            <w:pPr>
              <w:spacing w:before="0" w:beforeAutospacing="off" w:after="0" w:afterAutospacing="off"/>
              <w:jc w:val="center"/>
            </w:pPr>
            <w:r w:rsidRPr="7B96E0D9" w:rsidR="7B96E0D9">
              <w:rPr>
                <w:rFonts w:ascii="Arial" w:hAnsi="Arial" w:eastAsia="Arial" w:cs="Arial"/>
                <w:b w:val="0"/>
                <w:bCs w:val="0"/>
                <w:i w:val="0"/>
                <w:iCs w:val="0"/>
                <w:strike w:val="0"/>
                <w:dstrike w:val="0"/>
                <w:sz w:val="20"/>
                <w:szCs w:val="20"/>
                <w:u w:val="none"/>
              </w:rPr>
              <w:t>No</w:t>
            </w:r>
          </w:p>
        </w:tc>
      </w:tr>
      <w:tr w:rsidR="7B96E0D9" w:rsidTr="6A15567E" w14:paraId="60C6C852">
        <w:trPr>
          <w:trHeight w:val="255"/>
        </w:trPr>
        <w:tc>
          <w:tcPr>
            <w:tcW w:w="1620" w:type="dxa"/>
            <w:vMerge/>
            <w:tcBorders/>
            <w:tcMar/>
            <w:vAlign w:val="center"/>
          </w:tcPr>
          <w:p w14:paraId="2C82897D"/>
        </w:tc>
        <w:tc>
          <w:tcPr>
            <w:tcW w:w="2220" w:type="dxa"/>
            <w:tcBorders>
              <w:top w:val="single" w:color="000000" w:themeColor="text1" w:sz="4"/>
              <w:left w:val="nil"/>
              <w:bottom w:val="single" w:color="000000" w:themeColor="text1" w:sz="4"/>
              <w:right w:val="single" w:color="000000" w:themeColor="text1" w:sz="4"/>
            </w:tcBorders>
            <w:shd w:val="clear" w:color="auto" w:fill="93C47D"/>
            <w:tcMar>
              <w:top w:w="15" w:type="dxa"/>
              <w:left w:w="15" w:type="dxa"/>
              <w:right w:w="15" w:type="dxa"/>
            </w:tcMar>
            <w:vAlign w:val="center"/>
          </w:tcPr>
          <w:p w:rsidR="7B96E0D9" w:rsidP="7B96E0D9" w:rsidRDefault="7B96E0D9" w14:paraId="64F4AB28" w14:textId="038D92C2">
            <w:pPr>
              <w:spacing w:before="0" w:beforeAutospacing="off" w:after="0" w:afterAutospacing="off"/>
            </w:pPr>
            <w:r w:rsidRPr="7B96E0D9" w:rsidR="7B96E0D9">
              <w:rPr>
                <w:rFonts w:ascii="Calibri" w:hAnsi="Calibri" w:eastAsia="Calibri" w:cs="Calibri"/>
                <w:b w:val="0"/>
                <w:bCs w:val="0"/>
                <w:i w:val="0"/>
                <w:iCs w:val="0"/>
                <w:strike w:val="0"/>
                <w:dstrike w:val="0"/>
                <w:color w:val="000000" w:themeColor="text1" w:themeTint="FF" w:themeShade="FF"/>
                <w:sz w:val="20"/>
                <w:szCs w:val="20"/>
                <w:u w:val="none"/>
              </w:rPr>
              <w:t>Ties Tranformations</w:t>
            </w:r>
          </w:p>
        </w:tc>
        <w:tc>
          <w:tcPr>
            <w:tcW w:w="51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B96E0D9" w:rsidP="7B96E0D9" w:rsidRDefault="7B96E0D9" w14:paraId="584048C5" w14:textId="5F569293">
            <w:pPr>
              <w:spacing w:before="0" w:beforeAutospacing="off" w:after="0" w:afterAutospacing="off"/>
              <w:jc w:val="center"/>
            </w:pPr>
            <w:r w:rsidRPr="7B96E0D9" w:rsidR="7B96E0D9">
              <w:rPr>
                <w:rFonts w:ascii="Arial" w:hAnsi="Arial" w:eastAsia="Arial" w:cs="Arial"/>
                <w:b w:val="0"/>
                <w:bCs w:val="0"/>
                <w:i w:val="0"/>
                <w:iCs w:val="0"/>
                <w:strike w:val="0"/>
                <w:dstrike w:val="0"/>
                <w:sz w:val="20"/>
                <w:szCs w:val="20"/>
                <w:u w:val="none"/>
              </w:rPr>
              <w:t>No</w:t>
            </w:r>
          </w:p>
        </w:tc>
      </w:tr>
      <w:tr w:rsidR="7B96E0D9" w:rsidTr="6A15567E" w14:paraId="636FEC59">
        <w:trPr>
          <w:trHeight w:val="255"/>
        </w:trPr>
        <w:tc>
          <w:tcPr>
            <w:tcW w:w="1620" w:type="dxa"/>
            <w:vMerge/>
            <w:tcBorders/>
            <w:tcMar/>
            <w:vAlign w:val="center"/>
          </w:tcPr>
          <w:p w14:paraId="140F1B00"/>
        </w:tc>
        <w:tc>
          <w:tcPr>
            <w:tcW w:w="2220" w:type="dxa"/>
            <w:tcBorders>
              <w:top w:val="single" w:color="000000" w:themeColor="text1" w:sz="4"/>
              <w:left w:val="nil"/>
              <w:bottom w:val="single" w:color="000000" w:themeColor="text1" w:sz="4"/>
              <w:right w:val="single" w:color="000000" w:themeColor="text1" w:sz="4"/>
            </w:tcBorders>
            <w:shd w:val="clear" w:color="auto" w:fill="93C47D"/>
            <w:tcMar>
              <w:top w:w="15" w:type="dxa"/>
              <w:left w:w="15" w:type="dxa"/>
              <w:right w:w="15" w:type="dxa"/>
            </w:tcMar>
            <w:vAlign w:val="center"/>
          </w:tcPr>
          <w:p w:rsidR="7B96E0D9" w:rsidP="7B96E0D9" w:rsidRDefault="7B96E0D9" w14:paraId="4D39B747" w14:textId="5165989F">
            <w:pPr>
              <w:spacing w:before="0" w:beforeAutospacing="off" w:after="0" w:afterAutospacing="off"/>
            </w:pPr>
            <w:r w:rsidRPr="7B96E0D9" w:rsidR="7B96E0D9">
              <w:rPr>
                <w:rFonts w:ascii="Calibri" w:hAnsi="Calibri" w:eastAsia="Calibri" w:cs="Calibri"/>
                <w:b w:val="0"/>
                <w:bCs w:val="0"/>
                <w:i w:val="0"/>
                <w:iCs w:val="0"/>
                <w:strike w:val="0"/>
                <w:dstrike w:val="0"/>
                <w:color w:val="000000" w:themeColor="text1" w:themeTint="FF" w:themeShade="FF"/>
                <w:sz w:val="20"/>
                <w:szCs w:val="20"/>
                <w:u w:val="none"/>
              </w:rPr>
              <w:t>Maximum Outdegree</w:t>
            </w:r>
          </w:p>
        </w:tc>
        <w:tc>
          <w:tcPr>
            <w:tcW w:w="51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B96E0D9" w:rsidP="7B96E0D9" w:rsidRDefault="7B96E0D9" w14:paraId="09669D16" w14:textId="0D093AE2">
            <w:pPr>
              <w:spacing w:before="0" w:beforeAutospacing="off" w:after="0" w:afterAutospacing="off"/>
              <w:jc w:val="center"/>
            </w:pPr>
            <w:r w:rsidRPr="7B96E0D9" w:rsidR="7B96E0D9">
              <w:rPr>
                <w:rFonts w:ascii="Arial" w:hAnsi="Arial" w:eastAsia="Arial" w:cs="Arial"/>
                <w:b w:val="0"/>
                <w:bCs w:val="0"/>
                <w:i w:val="0"/>
                <w:iCs w:val="0"/>
                <w:strike w:val="0"/>
                <w:dstrike w:val="0"/>
                <w:color w:val="000000" w:themeColor="text1" w:themeTint="FF" w:themeShade="FF"/>
                <w:sz w:val="20"/>
                <w:szCs w:val="20"/>
                <w:u w:val="none"/>
              </w:rPr>
              <w:t>No</w:t>
            </w:r>
          </w:p>
        </w:tc>
      </w:tr>
      <w:tr w:rsidR="7B96E0D9" w:rsidTr="6A15567E" w14:paraId="150AEF2E">
        <w:trPr>
          <w:trHeight w:val="300"/>
        </w:trPr>
        <w:tc>
          <w:tcPr>
            <w:tcW w:w="1620" w:type="dxa"/>
            <w:vMerge w:val="restart"/>
            <w:tcBorders>
              <w:top w:val="single" w:sz="4"/>
              <w:left w:val="single" w:sz="4"/>
              <w:bottom w:val="nil"/>
              <w:right w:val="single" w:sz="4"/>
            </w:tcBorders>
            <w:shd w:val="clear" w:color="auto" w:fill="BFBFBF" w:themeFill="background1" w:themeFillShade="BF"/>
            <w:tcMar>
              <w:top w:w="15" w:type="dxa"/>
              <w:left w:w="15" w:type="dxa"/>
              <w:right w:w="15" w:type="dxa"/>
            </w:tcMar>
            <w:vAlign w:val="center"/>
          </w:tcPr>
          <w:p w:rsidR="7B96E0D9" w:rsidP="7B96E0D9" w:rsidRDefault="7B96E0D9" w14:paraId="784E79D1" w14:textId="0AB9DD58">
            <w:pPr>
              <w:spacing w:before="0" w:beforeAutospacing="off" w:after="0" w:afterAutospacing="off"/>
              <w:jc w:val="center"/>
            </w:pPr>
            <w:r w:rsidRPr="7B96E0D9" w:rsidR="7B96E0D9">
              <w:rPr>
                <w:rFonts w:ascii="Calibri" w:hAnsi="Calibri" w:eastAsia="Calibri" w:cs="Calibri"/>
                <w:b w:val="1"/>
                <w:bCs w:val="1"/>
                <w:i w:val="0"/>
                <w:iCs w:val="0"/>
                <w:strike w:val="0"/>
                <w:dstrike w:val="0"/>
                <w:color w:val="000000" w:themeColor="text1" w:themeTint="FF" w:themeShade="FF"/>
                <w:sz w:val="22"/>
                <w:szCs w:val="22"/>
                <w:u w:val="none"/>
              </w:rPr>
              <w:t>Statistics</w:t>
            </w:r>
          </w:p>
        </w:tc>
        <w:tc>
          <w:tcPr>
            <w:tcW w:w="2220" w:type="dxa"/>
            <w:tcBorders>
              <w:top w:val="single" w:color="000000" w:themeColor="text1" w:sz="4"/>
              <w:left w:val="single" w:sz="4"/>
              <w:bottom w:val="single" w:color="000000" w:themeColor="text1" w:sz="4"/>
              <w:right w:val="single" w:color="000000" w:themeColor="text1" w:sz="4"/>
            </w:tcBorders>
            <w:shd w:val="clear" w:color="auto" w:fill="FF9900"/>
            <w:tcMar>
              <w:top w:w="15" w:type="dxa"/>
              <w:left w:w="15" w:type="dxa"/>
              <w:right w:w="15" w:type="dxa"/>
            </w:tcMar>
            <w:vAlign w:val="center"/>
          </w:tcPr>
          <w:p w:rsidR="7B96E0D9" w:rsidP="7B96E0D9" w:rsidRDefault="7B96E0D9" w14:paraId="3581DF0D" w14:textId="18B719A6">
            <w:pPr>
              <w:spacing w:before="0" w:beforeAutospacing="off" w:after="0" w:afterAutospacing="off"/>
            </w:pPr>
            <w:r w:rsidRPr="7B96E0D9" w:rsidR="7B96E0D9">
              <w:rPr>
                <w:rFonts w:ascii="Calibri" w:hAnsi="Calibri" w:eastAsia="Calibri" w:cs="Calibri"/>
                <w:b w:val="0"/>
                <w:bCs w:val="0"/>
                <w:i w:val="0"/>
                <w:iCs w:val="0"/>
                <w:strike w:val="0"/>
                <w:dstrike w:val="0"/>
                <w:color w:val="000000" w:themeColor="text1" w:themeTint="FF" w:themeShade="FF"/>
                <w:sz w:val="20"/>
                <w:szCs w:val="20"/>
                <w:u w:val="none"/>
              </w:rPr>
              <w:t>Network Size</w:t>
            </w:r>
          </w:p>
        </w:tc>
        <w:tc>
          <w:tcPr>
            <w:tcW w:w="51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B96E0D9" w:rsidP="7B96E0D9" w:rsidRDefault="7B96E0D9" w14:paraId="052999E8" w14:textId="37BE5CAA">
            <w:pPr>
              <w:spacing w:before="0" w:beforeAutospacing="off" w:after="0" w:afterAutospacing="off"/>
              <w:jc w:val="center"/>
            </w:pPr>
            <w:r w:rsidRPr="7B96E0D9" w:rsidR="7B96E0D9">
              <w:rPr>
                <w:rFonts w:ascii="Arial" w:hAnsi="Arial" w:eastAsia="Arial" w:cs="Arial"/>
                <w:b w:val="0"/>
                <w:bCs w:val="0"/>
                <w:i w:val="0"/>
                <w:iCs w:val="0"/>
                <w:strike w:val="0"/>
                <w:dstrike w:val="0"/>
                <w:color w:val="000000" w:themeColor="text1" w:themeTint="FF" w:themeShade="FF"/>
                <w:sz w:val="20"/>
                <w:szCs w:val="20"/>
                <w:u w:val="none"/>
              </w:rPr>
              <w:t>16</w:t>
            </w:r>
          </w:p>
        </w:tc>
      </w:tr>
      <w:tr w:rsidR="7B96E0D9" w:rsidTr="6A15567E" w14:paraId="2E07C7B1">
        <w:trPr>
          <w:trHeight w:val="255"/>
        </w:trPr>
        <w:tc>
          <w:tcPr>
            <w:tcW w:w="1620" w:type="dxa"/>
            <w:vMerge/>
            <w:tcBorders/>
            <w:tcMar/>
            <w:vAlign w:val="center"/>
          </w:tcPr>
          <w:p w14:paraId="2F43D95C"/>
        </w:tc>
        <w:tc>
          <w:tcPr>
            <w:tcW w:w="2220" w:type="dxa"/>
            <w:tcBorders>
              <w:top w:val="single" w:color="000000" w:themeColor="text1" w:sz="4"/>
              <w:left w:val="nil"/>
              <w:bottom w:val="single" w:color="000000" w:themeColor="text1" w:sz="4"/>
              <w:right w:val="single" w:color="000000" w:themeColor="text1" w:sz="4"/>
            </w:tcBorders>
            <w:shd w:val="clear" w:color="auto" w:fill="FF9900"/>
            <w:tcMar>
              <w:top w:w="15" w:type="dxa"/>
              <w:left w:w="15" w:type="dxa"/>
              <w:right w:w="15" w:type="dxa"/>
            </w:tcMar>
            <w:vAlign w:val="center"/>
          </w:tcPr>
          <w:p w:rsidR="7B96E0D9" w:rsidP="7B96E0D9" w:rsidRDefault="7B96E0D9" w14:paraId="3A09D2D6" w14:textId="6511AC0F">
            <w:pPr>
              <w:spacing w:before="0" w:beforeAutospacing="off" w:after="0" w:afterAutospacing="off"/>
            </w:pPr>
            <w:r w:rsidRPr="7B96E0D9" w:rsidR="7B96E0D9">
              <w:rPr>
                <w:rFonts w:ascii="Calibri" w:hAnsi="Calibri" w:eastAsia="Calibri" w:cs="Calibri"/>
                <w:b w:val="0"/>
                <w:bCs w:val="0"/>
                <w:i w:val="0"/>
                <w:iCs w:val="0"/>
                <w:strike w:val="0"/>
                <w:dstrike w:val="0"/>
                <w:color w:val="000000" w:themeColor="text1" w:themeTint="FF" w:themeShade="FF"/>
                <w:sz w:val="20"/>
                <w:szCs w:val="20"/>
                <w:u w:val="none"/>
              </w:rPr>
              <w:t>Number of Ties</w:t>
            </w:r>
          </w:p>
        </w:tc>
        <w:tc>
          <w:tcPr>
            <w:tcW w:w="51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B96E0D9" w:rsidP="7B96E0D9" w:rsidRDefault="7B96E0D9" w14:paraId="49981612" w14:textId="38D189A5">
            <w:pPr>
              <w:spacing w:before="0" w:beforeAutospacing="off" w:after="0" w:afterAutospacing="off"/>
              <w:jc w:val="center"/>
            </w:pPr>
            <w:r w:rsidRPr="7B96E0D9" w:rsidR="7B96E0D9">
              <w:rPr>
                <w:rFonts w:ascii="Arial" w:hAnsi="Arial" w:eastAsia="Arial" w:cs="Arial"/>
                <w:b w:val="0"/>
                <w:bCs w:val="0"/>
                <w:i w:val="0"/>
                <w:iCs w:val="0"/>
                <w:strike w:val="0"/>
                <w:dstrike w:val="0"/>
                <w:color w:val="000000" w:themeColor="text1" w:themeTint="FF" w:themeShade="FF"/>
                <w:sz w:val="20"/>
                <w:szCs w:val="20"/>
                <w:u w:val="none"/>
              </w:rPr>
              <w:t>40</w:t>
            </w:r>
          </w:p>
        </w:tc>
      </w:tr>
      <w:tr w:rsidR="7B96E0D9" w:rsidTr="6A15567E" w14:paraId="56339CDA">
        <w:trPr>
          <w:trHeight w:val="255"/>
        </w:trPr>
        <w:tc>
          <w:tcPr>
            <w:tcW w:w="1620" w:type="dxa"/>
            <w:vMerge/>
            <w:tcBorders/>
            <w:tcMar/>
            <w:vAlign w:val="center"/>
          </w:tcPr>
          <w:p w14:paraId="54F80C32"/>
        </w:tc>
        <w:tc>
          <w:tcPr>
            <w:tcW w:w="2220" w:type="dxa"/>
            <w:tcBorders>
              <w:top w:val="single" w:color="000000" w:themeColor="text1" w:sz="4"/>
              <w:left w:val="nil"/>
              <w:bottom w:val="single" w:color="000000" w:themeColor="text1" w:sz="4"/>
              <w:right w:val="single" w:color="000000" w:themeColor="text1" w:sz="4"/>
            </w:tcBorders>
            <w:shd w:val="clear" w:color="auto" w:fill="F9CB9C"/>
            <w:tcMar>
              <w:top w:w="15" w:type="dxa"/>
              <w:left w:w="15" w:type="dxa"/>
              <w:right w:w="15" w:type="dxa"/>
            </w:tcMar>
            <w:vAlign w:val="bottom"/>
          </w:tcPr>
          <w:p w:rsidR="7B96E0D9" w:rsidP="7B96E0D9" w:rsidRDefault="7B96E0D9" w14:paraId="4F4B11B5" w14:textId="0E9921C5">
            <w:pPr>
              <w:spacing w:before="0" w:beforeAutospacing="off" w:after="0" w:afterAutospacing="off"/>
            </w:pPr>
            <w:r w:rsidRPr="7B96E0D9" w:rsidR="7B96E0D9">
              <w:rPr>
                <w:rFonts w:ascii="Calibri" w:hAnsi="Calibri" w:eastAsia="Calibri" w:cs="Calibri"/>
                <w:b w:val="0"/>
                <w:bCs w:val="0"/>
                <w:i w:val="0"/>
                <w:iCs w:val="0"/>
                <w:strike w:val="0"/>
                <w:dstrike w:val="0"/>
                <w:color w:val="000000" w:themeColor="text1" w:themeTint="FF" w:themeShade="FF"/>
                <w:sz w:val="20"/>
                <w:szCs w:val="20"/>
                <w:u w:val="none"/>
              </w:rPr>
              <w:t>Density</w:t>
            </w:r>
          </w:p>
        </w:tc>
        <w:tc>
          <w:tcPr>
            <w:tcW w:w="51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B96E0D9" w:rsidP="7B96E0D9" w:rsidRDefault="7B96E0D9" w14:paraId="33EDA8C0" w14:textId="17A3F5EA">
            <w:pPr>
              <w:spacing w:before="0" w:beforeAutospacing="off" w:after="0" w:afterAutospacing="off"/>
              <w:jc w:val="center"/>
            </w:pPr>
            <w:r w:rsidRPr="7B96E0D9" w:rsidR="7B96E0D9">
              <w:rPr>
                <w:rFonts w:ascii="Arial" w:hAnsi="Arial" w:eastAsia="Arial" w:cs="Arial"/>
                <w:b w:val="0"/>
                <w:bCs w:val="0"/>
                <w:i w:val="0"/>
                <w:iCs w:val="0"/>
                <w:strike w:val="0"/>
                <w:dstrike w:val="0"/>
                <w:color w:val="000000" w:themeColor="text1" w:themeTint="FF" w:themeShade="FF"/>
                <w:sz w:val="20"/>
                <w:szCs w:val="20"/>
                <w:u w:val="none"/>
              </w:rPr>
              <w:t>0,167</w:t>
            </w:r>
          </w:p>
        </w:tc>
      </w:tr>
      <w:tr w:rsidR="7B96E0D9" w:rsidTr="6A15567E" w14:paraId="3B0D7B86">
        <w:trPr>
          <w:trHeight w:val="255"/>
        </w:trPr>
        <w:tc>
          <w:tcPr>
            <w:tcW w:w="1620" w:type="dxa"/>
            <w:vMerge/>
            <w:tcBorders/>
            <w:tcMar/>
            <w:vAlign w:val="center"/>
          </w:tcPr>
          <w:p w14:paraId="523D7E19"/>
        </w:tc>
        <w:tc>
          <w:tcPr>
            <w:tcW w:w="2220" w:type="dxa"/>
            <w:tcBorders>
              <w:top w:val="single" w:color="000000" w:themeColor="text1" w:sz="4"/>
              <w:left w:val="nil"/>
              <w:bottom w:val="single" w:color="000000" w:themeColor="text1" w:sz="4"/>
              <w:right w:val="single" w:color="000000" w:themeColor="text1" w:sz="4"/>
            </w:tcBorders>
            <w:shd w:val="clear" w:color="auto" w:fill="F9CB9C"/>
            <w:tcMar>
              <w:top w:w="15" w:type="dxa"/>
              <w:left w:w="15" w:type="dxa"/>
              <w:right w:w="15" w:type="dxa"/>
            </w:tcMar>
            <w:vAlign w:val="bottom"/>
          </w:tcPr>
          <w:p w:rsidR="7B96E0D9" w:rsidP="7B96E0D9" w:rsidRDefault="7B96E0D9" w14:paraId="305E786B" w14:textId="4480BE88">
            <w:pPr>
              <w:spacing w:before="0" w:beforeAutospacing="off" w:after="0" w:afterAutospacing="off"/>
            </w:pPr>
            <w:r w:rsidRPr="7B96E0D9" w:rsidR="7B96E0D9">
              <w:rPr>
                <w:rFonts w:ascii="Calibri" w:hAnsi="Calibri" w:eastAsia="Calibri" w:cs="Calibri"/>
                <w:b w:val="0"/>
                <w:bCs w:val="0"/>
                <w:i w:val="0"/>
                <w:iCs w:val="0"/>
                <w:strike w:val="0"/>
                <w:dstrike w:val="0"/>
                <w:color w:val="000000" w:themeColor="text1" w:themeTint="FF" w:themeShade="FF"/>
                <w:sz w:val="20"/>
                <w:szCs w:val="20"/>
                <w:u w:val="none"/>
              </w:rPr>
              <w:t>Average path length</w:t>
            </w:r>
          </w:p>
        </w:tc>
        <w:tc>
          <w:tcPr>
            <w:tcW w:w="51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B96E0D9" w:rsidP="7B96E0D9" w:rsidRDefault="7B96E0D9" w14:paraId="52DF3AAB" w14:textId="0E652B73">
            <w:pPr>
              <w:spacing w:before="0" w:beforeAutospacing="off" w:after="0" w:afterAutospacing="off"/>
              <w:jc w:val="center"/>
            </w:pPr>
            <w:r w:rsidRPr="7B96E0D9" w:rsidR="7B96E0D9">
              <w:rPr>
                <w:rFonts w:ascii="Arial" w:hAnsi="Arial" w:eastAsia="Arial" w:cs="Arial"/>
                <w:b w:val="0"/>
                <w:bCs w:val="0"/>
                <w:i w:val="0"/>
                <w:iCs w:val="0"/>
                <w:strike w:val="0"/>
                <w:dstrike w:val="0"/>
                <w:color w:val="000000" w:themeColor="text1" w:themeTint="FF" w:themeShade="FF"/>
                <w:sz w:val="20"/>
                <w:szCs w:val="20"/>
                <w:u w:val="none"/>
              </w:rPr>
              <w:t>2,486</w:t>
            </w:r>
          </w:p>
        </w:tc>
      </w:tr>
      <w:tr w:rsidR="7B96E0D9" w:rsidTr="6A15567E" w14:paraId="13D918FE">
        <w:trPr>
          <w:trHeight w:val="255"/>
        </w:trPr>
        <w:tc>
          <w:tcPr>
            <w:tcW w:w="1620" w:type="dxa"/>
            <w:vMerge/>
            <w:tcBorders/>
            <w:tcMar/>
            <w:vAlign w:val="center"/>
          </w:tcPr>
          <w:p w14:paraId="2CDCC9FC"/>
        </w:tc>
        <w:tc>
          <w:tcPr>
            <w:tcW w:w="2220" w:type="dxa"/>
            <w:tcBorders>
              <w:top w:val="single" w:color="000000" w:themeColor="text1" w:sz="4"/>
              <w:left w:val="nil"/>
              <w:bottom w:val="single" w:color="000000" w:themeColor="text1" w:sz="4"/>
              <w:right w:val="single" w:color="000000" w:themeColor="text1" w:sz="4"/>
            </w:tcBorders>
            <w:shd w:val="clear" w:color="auto" w:fill="F9CB9C"/>
            <w:tcMar>
              <w:top w:w="15" w:type="dxa"/>
              <w:left w:w="15" w:type="dxa"/>
              <w:right w:w="15" w:type="dxa"/>
            </w:tcMar>
            <w:vAlign w:val="bottom"/>
          </w:tcPr>
          <w:p w:rsidR="7B96E0D9" w:rsidP="7B96E0D9" w:rsidRDefault="7B96E0D9" w14:paraId="3AFD7EF7" w14:textId="682E4636">
            <w:pPr>
              <w:spacing w:before="0" w:beforeAutospacing="off" w:after="0" w:afterAutospacing="off"/>
            </w:pPr>
            <w:r w:rsidRPr="7B96E0D9" w:rsidR="7B96E0D9">
              <w:rPr>
                <w:rFonts w:ascii="Calibri" w:hAnsi="Calibri" w:eastAsia="Calibri" w:cs="Calibri"/>
                <w:b w:val="0"/>
                <w:bCs w:val="0"/>
                <w:i w:val="0"/>
                <w:iCs w:val="0"/>
                <w:strike w:val="0"/>
                <w:dstrike w:val="0"/>
                <w:color w:val="000000" w:themeColor="text1" w:themeTint="FF" w:themeShade="FF"/>
                <w:sz w:val="20"/>
                <w:szCs w:val="20"/>
                <w:u w:val="none"/>
              </w:rPr>
              <w:t>Average degree</w:t>
            </w:r>
          </w:p>
        </w:tc>
        <w:tc>
          <w:tcPr>
            <w:tcW w:w="51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B96E0D9" w:rsidP="7B96E0D9" w:rsidRDefault="7B96E0D9" w14:paraId="11A4F2B5" w14:textId="34DEFB5C">
            <w:pPr>
              <w:spacing w:before="0" w:beforeAutospacing="off" w:after="0" w:afterAutospacing="off"/>
              <w:jc w:val="center"/>
            </w:pPr>
            <w:r w:rsidRPr="7B96E0D9" w:rsidR="7B96E0D9">
              <w:rPr>
                <w:rFonts w:ascii="Arial" w:hAnsi="Arial" w:eastAsia="Arial" w:cs="Arial"/>
                <w:b w:val="0"/>
                <w:bCs w:val="0"/>
                <w:i w:val="0"/>
                <w:iCs w:val="0"/>
                <w:strike w:val="0"/>
                <w:dstrike w:val="0"/>
                <w:color w:val="000000" w:themeColor="text1" w:themeTint="FF" w:themeShade="FF"/>
                <w:sz w:val="20"/>
                <w:szCs w:val="20"/>
                <w:u w:val="none"/>
              </w:rPr>
              <w:t>2,5</w:t>
            </w:r>
          </w:p>
        </w:tc>
      </w:tr>
      <w:tr w:rsidR="7B96E0D9" w:rsidTr="6A15567E" w14:paraId="6A330485">
        <w:trPr>
          <w:trHeight w:val="255"/>
        </w:trPr>
        <w:tc>
          <w:tcPr>
            <w:tcW w:w="1620" w:type="dxa"/>
            <w:vMerge/>
            <w:tcBorders/>
            <w:tcMar/>
            <w:vAlign w:val="center"/>
          </w:tcPr>
          <w:p w14:paraId="4A6D94EB"/>
        </w:tc>
        <w:tc>
          <w:tcPr>
            <w:tcW w:w="2220" w:type="dxa"/>
            <w:tcBorders>
              <w:top w:val="single" w:color="000000" w:themeColor="text1" w:sz="4"/>
              <w:left w:val="nil"/>
              <w:bottom w:val="single" w:color="000000" w:themeColor="text1" w:sz="4"/>
              <w:right w:val="single" w:color="000000" w:themeColor="text1" w:sz="4"/>
            </w:tcBorders>
            <w:shd w:val="clear" w:color="auto" w:fill="F9CB9C"/>
            <w:tcMar>
              <w:top w:w="15" w:type="dxa"/>
              <w:left w:w="15" w:type="dxa"/>
              <w:right w:w="15" w:type="dxa"/>
            </w:tcMar>
            <w:vAlign w:val="bottom"/>
          </w:tcPr>
          <w:p w:rsidR="7B96E0D9" w:rsidP="7B96E0D9" w:rsidRDefault="7B96E0D9" w14:paraId="34D1FA34" w14:textId="7257DDB6">
            <w:pPr>
              <w:spacing w:before="0" w:beforeAutospacing="off" w:after="0" w:afterAutospacing="off"/>
            </w:pPr>
            <w:r w:rsidRPr="7B96E0D9" w:rsidR="7B96E0D9">
              <w:rPr>
                <w:rFonts w:ascii="Calibri" w:hAnsi="Calibri" w:eastAsia="Calibri" w:cs="Calibri"/>
                <w:b w:val="0"/>
                <w:bCs w:val="0"/>
                <w:i w:val="0"/>
                <w:iCs w:val="0"/>
                <w:strike w:val="0"/>
                <w:dstrike w:val="0"/>
                <w:color w:val="000000" w:themeColor="text1" w:themeTint="FF" w:themeShade="FF"/>
                <w:sz w:val="20"/>
                <w:szCs w:val="20"/>
                <w:u w:val="none"/>
              </w:rPr>
              <w:t>Number of isolates</w:t>
            </w:r>
          </w:p>
        </w:tc>
        <w:tc>
          <w:tcPr>
            <w:tcW w:w="51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B96E0D9" w:rsidP="7B96E0D9" w:rsidRDefault="7B96E0D9" w14:paraId="6F56FA2B" w14:textId="3CDBDFF6">
            <w:pPr>
              <w:spacing w:before="0" w:beforeAutospacing="off" w:after="0" w:afterAutospacing="off"/>
              <w:jc w:val="center"/>
            </w:pPr>
            <w:r w:rsidRPr="7B96E0D9" w:rsidR="7B96E0D9">
              <w:rPr>
                <w:rFonts w:ascii="Arial" w:hAnsi="Arial" w:eastAsia="Arial" w:cs="Arial"/>
                <w:b w:val="0"/>
                <w:bCs w:val="0"/>
                <w:i w:val="0"/>
                <w:iCs w:val="0"/>
                <w:strike w:val="0"/>
                <w:dstrike w:val="0"/>
                <w:color w:val="000000" w:themeColor="text1" w:themeTint="FF" w:themeShade="FF"/>
                <w:sz w:val="20"/>
                <w:szCs w:val="20"/>
                <w:u w:val="none"/>
              </w:rPr>
              <w:t>1</w:t>
            </w:r>
          </w:p>
        </w:tc>
      </w:tr>
      <w:tr w:rsidR="7B96E0D9" w:rsidTr="6A15567E" w14:paraId="59AD3F40">
        <w:trPr>
          <w:trHeight w:val="255"/>
        </w:trPr>
        <w:tc>
          <w:tcPr>
            <w:tcW w:w="1620" w:type="dxa"/>
            <w:vMerge/>
            <w:tcBorders/>
            <w:tcMar/>
            <w:vAlign w:val="center"/>
          </w:tcPr>
          <w:p w14:paraId="405F2E56"/>
        </w:tc>
        <w:tc>
          <w:tcPr>
            <w:tcW w:w="2220" w:type="dxa"/>
            <w:tcBorders>
              <w:top w:val="single" w:color="000000" w:themeColor="text1" w:sz="4"/>
              <w:left w:val="nil"/>
              <w:bottom w:val="single" w:color="000000" w:themeColor="text1" w:sz="4"/>
              <w:right w:val="single" w:color="000000" w:themeColor="text1" w:sz="4"/>
            </w:tcBorders>
            <w:shd w:val="clear" w:color="auto" w:fill="F9CB9C"/>
            <w:tcMar>
              <w:top w:w="15" w:type="dxa"/>
              <w:left w:w="15" w:type="dxa"/>
              <w:right w:w="15" w:type="dxa"/>
            </w:tcMar>
            <w:vAlign w:val="bottom"/>
          </w:tcPr>
          <w:p w:rsidR="7B96E0D9" w:rsidP="7B96E0D9" w:rsidRDefault="7B96E0D9" w14:paraId="62FA7F6C" w14:textId="603CD830">
            <w:pPr>
              <w:spacing w:before="0" w:beforeAutospacing="off" w:after="0" w:afterAutospacing="off"/>
            </w:pPr>
            <w:r w:rsidRPr="7B96E0D9" w:rsidR="7B96E0D9">
              <w:rPr>
                <w:rFonts w:ascii="Calibri" w:hAnsi="Calibri" w:eastAsia="Calibri" w:cs="Calibri"/>
                <w:b w:val="0"/>
                <w:bCs w:val="0"/>
                <w:i w:val="0"/>
                <w:iCs w:val="0"/>
                <w:strike w:val="0"/>
                <w:dstrike w:val="0"/>
                <w:color w:val="000000" w:themeColor="text1" w:themeTint="FF" w:themeShade="FF"/>
                <w:sz w:val="20"/>
                <w:szCs w:val="20"/>
                <w:u w:val="none"/>
              </w:rPr>
              <w:t>Clustering Coefficient</w:t>
            </w:r>
          </w:p>
        </w:tc>
        <w:tc>
          <w:tcPr>
            <w:tcW w:w="51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B96E0D9" w:rsidP="7B96E0D9" w:rsidRDefault="7B96E0D9" w14:paraId="26B064AD" w14:textId="4B83ACA1">
            <w:pPr>
              <w:spacing w:before="0" w:beforeAutospacing="off" w:after="0" w:afterAutospacing="off"/>
              <w:jc w:val="center"/>
            </w:pPr>
            <w:r w:rsidRPr="7B96E0D9" w:rsidR="7B96E0D9">
              <w:rPr>
                <w:rFonts w:ascii="Arial" w:hAnsi="Arial" w:eastAsia="Arial" w:cs="Arial"/>
                <w:b w:val="0"/>
                <w:bCs w:val="0"/>
                <w:i w:val="0"/>
                <w:iCs w:val="0"/>
                <w:strike w:val="0"/>
                <w:dstrike w:val="0"/>
                <w:color w:val="000000" w:themeColor="text1" w:themeTint="FF" w:themeShade="FF"/>
                <w:sz w:val="20"/>
                <w:szCs w:val="20"/>
                <w:u w:val="none"/>
              </w:rPr>
              <w:t>0,218</w:t>
            </w:r>
          </w:p>
        </w:tc>
      </w:tr>
      <w:tr w:rsidR="7B96E0D9" w:rsidTr="6A15567E" w14:paraId="6D0E0EBD">
        <w:trPr>
          <w:trHeight w:val="255"/>
        </w:trPr>
        <w:tc>
          <w:tcPr>
            <w:tcW w:w="1620" w:type="dxa"/>
            <w:vMerge/>
            <w:tcBorders/>
            <w:tcMar/>
            <w:vAlign w:val="center"/>
          </w:tcPr>
          <w:p w14:paraId="787FE6D0"/>
        </w:tc>
        <w:tc>
          <w:tcPr>
            <w:tcW w:w="2220" w:type="dxa"/>
            <w:tcBorders>
              <w:top w:val="single" w:color="000000" w:themeColor="text1" w:sz="4"/>
              <w:left w:val="nil"/>
              <w:bottom w:val="single" w:color="000000" w:themeColor="text1" w:sz="4"/>
              <w:right w:val="single" w:color="000000" w:themeColor="text1" w:sz="4"/>
            </w:tcBorders>
            <w:shd w:val="clear" w:color="auto" w:fill="F9CB9C"/>
            <w:tcMar>
              <w:top w:w="15" w:type="dxa"/>
              <w:left w:w="15" w:type="dxa"/>
              <w:right w:w="15" w:type="dxa"/>
            </w:tcMar>
            <w:vAlign w:val="bottom"/>
          </w:tcPr>
          <w:p w:rsidR="7B96E0D9" w:rsidP="7B96E0D9" w:rsidRDefault="7B96E0D9" w14:paraId="59D9B0BB" w14:textId="673B88E7">
            <w:pPr>
              <w:spacing w:before="0" w:beforeAutospacing="off" w:after="0" w:afterAutospacing="off"/>
            </w:pPr>
            <w:r w:rsidRPr="7B96E0D9" w:rsidR="7B96E0D9">
              <w:rPr>
                <w:rFonts w:ascii="Calibri" w:hAnsi="Calibri" w:eastAsia="Calibri" w:cs="Calibri"/>
                <w:b w:val="0"/>
                <w:bCs w:val="0"/>
                <w:i w:val="0"/>
                <w:iCs w:val="0"/>
                <w:strike w:val="0"/>
                <w:dstrike w:val="0"/>
                <w:color w:val="000000" w:themeColor="text1" w:themeTint="FF" w:themeShade="FF"/>
                <w:sz w:val="20"/>
                <w:szCs w:val="20"/>
                <w:u w:val="none"/>
              </w:rPr>
              <w:t>Degree centralization</w:t>
            </w:r>
          </w:p>
        </w:tc>
        <w:tc>
          <w:tcPr>
            <w:tcW w:w="51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B96E0D9" w:rsidP="7B96E0D9" w:rsidRDefault="7B96E0D9" w14:paraId="26F278D6" w14:textId="32D78163">
            <w:pPr>
              <w:spacing w:before="0" w:beforeAutospacing="off" w:after="0" w:afterAutospacing="off"/>
              <w:jc w:val="center"/>
            </w:pPr>
            <w:r w:rsidRPr="7B96E0D9" w:rsidR="7B96E0D9">
              <w:rPr>
                <w:rFonts w:ascii="Arial" w:hAnsi="Arial" w:eastAsia="Arial" w:cs="Arial"/>
                <w:b w:val="0"/>
                <w:bCs w:val="0"/>
                <w:i w:val="0"/>
                <w:iCs w:val="0"/>
                <w:strike w:val="0"/>
                <w:dstrike w:val="0"/>
                <w:color w:val="000000" w:themeColor="text1" w:themeTint="FF" w:themeShade="FF"/>
                <w:sz w:val="20"/>
                <w:szCs w:val="20"/>
                <w:u w:val="none"/>
              </w:rPr>
              <w:t>0,267</w:t>
            </w:r>
          </w:p>
        </w:tc>
      </w:tr>
      <w:tr w:rsidR="7B96E0D9" w:rsidTr="6A15567E" w14:paraId="50CE74C9">
        <w:trPr>
          <w:trHeight w:val="1635"/>
        </w:trPr>
        <w:tc>
          <w:tcPr>
            <w:tcW w:w="1620" w:type="dxa"/>
            <w:tcBorders>
              <w:top w:val="nil" w:sz="4"/>
              <w:left w:val="single" w:color="000000" w:themeColor="text1" w:sz="4"/>
              <w:bottom w:val="single" w:color="000000" w:themeColor="text1" w:sz="4"/>
              <w:right w:val="single" w:color="000000" w:themeColor="text1" w:sz="4"/>
            </w:tcBorders>
            <w:shd w:val="clear" w:color="auto" w:fill="BFBFBF" w:themeFill="background1" w:themeFillShade="BF"/>
            <w:tcMar>
              <w:top w:w="15" w:type="dxa"/>
              <w:left w:w="15" w:type="dxa"/>
              <w:right w:w="15" w:type="dxa"/>
            </w:tcMar>
            <w:vAlign w:val="center"/>
          </w:tcPr>
          <w:p w:rsidR="7B96E0D9" w:rsidP="7B96E0D9" w:rsidRDefault="7B96E0D9" w14:paraId="0B7EC01F" w14:textId="0CF47CEE">
            <w:pPr>
              <w:spacing w:before="0" w:beforeAutospacing="off" w:after="0" w:afterAutospacing="off"/>
              <w:jc w:val="center"/>
              <w:rPr>
                <w:rFonts w:ascii="Calibri" w:hAnsi="Calibri" w:eastAsia="Calibri" w:cs="Calibri" w:asciiTheme="majorAscii" w:hAnsiTheme="majorAscii" w:eastAsiaTheme="majorAscii" w:cstheme="majorAscii"/>
                <w:b w:val="1"/>
                <w:bCs w:val="1"/>
                <w:i w:val="0"/>
                <w:iCs w:val="0"/>
                <w:strike w:val="0"/>
                <w:dstrike w:val="0"/>
                <w:color w:val="000000" w:themeColor="text1" w:themeTint="FF" w:themeShade="FF"/>
                <w:sz w:val="22"/>
                <w:szCs w:val="22"/>
                <w:u w:val="none"/>
              </w:rPr>
            </w:pPr>
            <w:r w:rsidRPr="7B96E0D9" w:rsidR="7B96E0D9">
              <w:rPr>
                <w:rFonts w:ascii="Calibri" w:hAnsi="Calibri" w:eastAsia="Calibri" w:cs="Calibri" w:asciiTheme="majorAscii" w:hAnsiTheme="majorAscii" w:eastAsiaTheme="majorAscii" w:cstheme="majorAscii"/>
                <w:b w:val="1"/>
                <w:bCs w:val="1"/>
                <w:i w:val="0"/>
                <w:iCs w:val="0"/>
                <w:strike w:val="0"/>
                <w:dstrike w:val="0"/>
                <w:color w:val="000000" w:themeColor="text1" w:themeTint="FF" w:themeShade="FF"/>
                <w:sz w:val="22"/>
                <w:szCs w:val="22"/>
                <w:u w:val="none"/>
              </w:rPr>
              <w:t>Additional Information</w:t>
            </w:r>
          </w:p>
        </w:tc>
        <w:tc>
          <w:tcPr>
            <w:tcW w:w="2220"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rsidR="7B96E0D9" w:rsidP="7B96E0D9" w:rsidRDefault="7B96E0D9" w14:paraId="10C276A9" w14:textId="58142AA0">
            <w:pPr>
              <w:spacing w:before="0" w:beforeAutospacing="off" w:after="0" w:afterAutospacing="off"/>
              <w:rPr>
                <w:rFonts w:ascii="Calibri" w:hAnsi="Calibri" w:eastAsia="Calibri" w:cs="Calibri" w:asciiTheme="majorAscii" w:hAnsiTheme="majorAscii" w:eastAsiaTheme="majorAscii" w:cstheme="majorAscii"/>
                <w:b w:val="0"/>
                <w:bCs w:val="0"/>
                <w:i w:val="0"/>
                <w:iCs w:val="0"/>
                <w:strike w:val="0"/>
                <w:dstrike w:val="0"/>
                <w:color w:val="000000" w:themeColor="text1" w:themeTint="FF" w:themeShade="FF"/>
                <w:sz w:val="20"/>
                <w:szCs w:val="20"/>
                <w:u w:val="none"/>
              </w:rPr>
            </w:pPr>
            <w:r w:rsidRPr="7B96E0D9" w:rsidR="7B96E0D9">
              <w:rPr>
                <w:rFonts w:ascii="Calibri" w:hAnsi="Calibri" w:eastAsia="Calibri" w:cs="Calibri" w:asciiTheme="majorAscii" w:hAnsiTheme="majorAscii" w:eastAsiaTheme="majorAscii" w:cstheme="majorAscii"/>
                <w:b w:val="0"/>
                <w:bCs w:val="0"/>
                <w:i w:val="0"/>
                <w:iCs w:val="0"/>
                <w:strike w:val="0"/>
                <w:dstrike w:val="0"/>
                <w:color w:val="000000" w:themeColor="text1" w:themeTint="FF" w:themeShade="FF"/>
                <w:sz w:val="20"/>
                <w:szCs w:val="20"/>
                <w:u w:val="none"/>
              </w:rPr>
              <w:t>Any information pertinent to the network not captured in the prior fields</w:t>
            </w:r>
          </w:p>
        </w:tc>
        <w:tc>
          <w:tcPr>
            <w:tcW w:w="5175" w:type="dxa"/>
            <w:tcBorders>
              <w:top w:val="single" w:sz="4"/>
              <w:left w:val="nil"/>
              <w:bottom w:val="single" w:sz="4"/>
              <w:right w:val="single" w:color="000000" w:themeColor="text1" w:sz="4"/>
            </w:tcBorders>
            <w:tcMar>
              <w:top w:w="15" w:type="dxa"/>
              <w:left w:w="15" w:type="dxa"/>
              <w:right w:w="15" w:type="dxa"/>
            </w:tcMar>
            <w:vAlign w:val="center"/>
          </w:tcPr>
          <w:p w:rsidR="7B96E0D9" w:rsidP="6A15567E" w:rsidRDefault="7B96E0D9" w14:paraId="6CD93DB7" w14:textId="57B2A9BC">
            <w:pPr>
              <w:pStyle w:val="Normal"/>
              <w:spacing w:before="0" w:beforeAutospacing="off" w:after="0" w:afterAutospacing="off"/>
              <w:rPr>
                <w:rFonts w:ascii="Arial" w:hAnsi="Arial" w:eastAsia="Arial" w:cs="Arial"/>
                <w:b w:val="0"/>
                <w:bCs w:val="0"/>
                <w:i w:val="0"/>
                <w:iCs w:val="0"/>
                <w:strike w:val="0"/>
                <w:dstrike w:val="0"/>
                <w:color w:val="000000" w:themeColor="text1" w:themeTint="FF" w:themeShade="FF"/>
                <w:sz w:val="20"/>
                <w:szCs w:val="20"/>
                <w:u w:val="none"/>
              </w:rPr>
            </w:pPr>
            <w:commentRangeStart w:id="895507605"/>
            <w:r w:rsidRPr="6A15567E" w:rsidR="57B2C91C">
              <w:rPr>
                <w:rFonts w:ascii="Arial" w:hAnsi="Arial" w:eastAsia="Arial" w:cs="Arial"/>
                <w:b w:val="0"/>
                <w:bCs w:val="0"/>
                <w:i w:val="0"/>
                <w:iCs w:val="0"/>
                <w:strike w:val="0"/>
                <w:dstrike w:val="0"/>
                <w:color w:val="000000" w:themeColor="text1" w:themeTint="FF" w:themeShade="FF"/>
                <w:sz w:val="20"/>
                <w:szCs w:val="20"/>
                <w:u w:val="none"/>
              </w:rPr>
              <w:t xml:space="preserve">The data described here corresponds to the one available in UCINET which corresponds to Breiger &amp; Pattison (1986) selection of 16 of the 92 families in Padgett &amp; Ansell´s work. UCINET´s  data included more relationships. For the sake of simplicity, in this example we are only including marriage relationships. </w:t>
            </w:r>
            <w:r w:rsidRPr="6A15567E" w:rsidR="1A963C9D">
              <w:rPr>
                <w:rFonts w:ascii="Arial" w:hAnsi="Arial" w:eastAsia="Arial" w:cs="Arial"/>
                <w:b w:val="0"/>
                <w:bCs w:val="0"/>
                <w:i w:val="0"/>
                <w:iCs w:val="0"/>
                <w:strike w:val="0"/>
                <w:dstrike w:val="0"/>
                <w:color w:val="FF0000"/>
                <w:sz w:val="20"/>
                <w:szCs w:val="20"/>
                <w:u w:val="none"/>
              </w:rPr>
              <w:t>The final dataset described in this protocol is a subset of 16 of the 92 familes in Padgett &amp; Ansell´s (1993) work. Breiger &amp; Pattison (1986) choose these families as a representation  of the families that clearly support or oppose the Medicis.</w:t>
            </w:r>
            <w:r>
              <w:tab/>
            </w:r>
            <w:r>
              <w:tab/>
            </w:r>
            <w:commentRangeEnd w:id="895507605"/>
            <w:r>
              <w:rPr>
                <w:rStyle w:val="CommentReference"/>
              </w:rPr>
              <w:commentReference w:id="895507605"/>
            </w:r>
          </w:p>
        </w:tc>
      </w:tr>
    </w:tbl>
    <w:p w:rsidR="7B96E0D9" w:rsidP="7B96E0D9" w:rsidRDefault="7B96E0D9" w14:paraId="3B90CB43" w14:textId="7262DE53">
      <w:pPr>
        <w:pStyle w:val="Normal"/>
        <w:spacing w:line="480" w:lineRule="auto"/>
        <w:jc w:val="both"/>
        <w:rPr>
          <w:b w:val="0"/>
          <w:bCs w:val="0"/>
          <w:i w:val="0"/>
          <w:iCs w:val="0"/>
          <w:lang w:val="en-US"/>
        </w:rPr>
      </w:pPr>
    </w:p>
    <w:p w:rsidR="7B96E0D9" w:rsidP="7B96E0D9" w:rsidRDefault="7B96E0D9" w14:paraId="778B6DDC" w14:textId="502926E2">
      <w:pPr>
        <w:pStyle w:val="Normal"/>
        <w:spacing w:line="480" w:lineRule="auto"/>
        <w:jc w:val="both"/>
        <w:rPr>
          <w:b w:val="0"/>
          <w:bCs w:val="0"/>
          <w:i w:val="0"/>
          <w:iCs w:val="0"/>
          <w:lang w:val="en-US"/>
        </w:rPr>
      </w:pPr>
    </w:p>
    <w:p w:rsidR="336CA11E" w:rsidP="18EC989E" w:rsidRDefault="336CA11E" w14:paraId="7859E571" w14:textId="08F929BB">
      <w:pPr>
        <w:pStyle w:val="Normal"/>
        <w:spacing w:line="480" w:lineRule="auto"/>
        <w:jc w:val="both"/>
        <w:rPr>
          <w:i w:val="0"/>
          <w:iCs w:val="0"/>
          <w:lang w:val="en-US"/>
        </w:rPr>
      </w:pPr>
      <w:r w:rsidRPr="18EC989E" w:rsidR="336CA11E">
        <w:rPr>
          <w:i w:val="0"/>
          <w:iCs w:val="0"/>
          <w:lang w:val="en-US"/>
        </w:rPr>
        <w:t>Example 2:</w:t>
      </w:r>
    </w:p>
    <w:p w:rsidR="7DBF4462" w:rsidP="6A15567E" w:rsidRDefault="7DBF4462" w14:paraId="37077D23" w14:textId="1E2F3EA7">
      <w:pPr>
        <w:pStyle w:val="Normal"/>
        <w:spacing w:line="480" w:lineRule="auto"/>
        <w:jc w:val="both"/>
        <w:rPr>
          <w:i w:val="0"/>
          <w:iCs w:val="0"/>
          <w:lang w:val="en-US"/>
        </w:rPr>
      </w:pPr>
      <w:r w:rsidRPr="6A15567E" w:rsidR="7DBF4462">
        <w:rPr>
          <w:i w:val="0"/>
          <w:iCs w:val="0"/>
          <w:lang w:val="en-US"/>
        </w:rPr>
        <w:t>In this example we illustrate the use of the protocol when there is more than one relationship in the data.</w:t>
      </w:r>
      <w:r w:rsidRPr="6A15567E" w:rsidR="0C1259D4">
        <w:rPr>
          <w:i w:val="0"/>
          <w:iCs w:val="0"/>
          <w:lang w:val="en-US"/>
        </w:rPr>
        <w:t xml:space="preserve"> As mentioned before, in this example we use marriage and economic relationships in UCINET´s dataset for Padgett´s networks. While most of the field </w:t>
      </w:r>
      <w:r w:rsidRPr="6A15567E" w:rsidR="0C1259D4">
        <w:rPr>
          <w:i w:val="0"/>
          <w:iCs w:val="0"/>
          <w:lang w:val="en-US"/>
        </w:rPr>
        <w:t>remain</w:t>
      </w:r>
      <w:r w:rsidRPr="6A15567E" w:rsidR="0C1259D4">
        <w:rPr>
          <w:i w:val="0"/>
          <w:iCs w:val="0"/>
          <w:lang w:val="en-US"/>
        </w:rPr>
        <w:t xml:space="preserve"> unchanged, there are a couple of differences to consider.</w:t>
      </w:r>
    </w:p>
    <w:p w:rsidR="18EC989E" w:rsidP="18EC989E" w:rsidRDefault="18EC989E" w14:paraId="28116762" w14:textId="38BC2434">
      <w:pPr>
        <w:pStyle w:val="Normal"/>
        <w:spacing w:line="480" w:lineRule="auto"/>
        <w:jc w:val="both"/>
        <w:rPr>
          <w:i w:val="0"/>
          <w:iCs w:val="0"/>
          <w:lang w:val="en-US"/>
        </w:rPr>
      </w:pPr>
    </w:p>
    <w:p w:rsidR="7099FCF8" w:rsidP="6A15567E" w:rsidRDefault="7099FCF8" w14:paraId="369F60BF" w14:textId="61E16BD9">
      <w:pPr>
        <w:pStyle w:val="Normal"/>
        <w:spacing w:line="480" w:lineRule="auto"/>
        <w:jc w:val="both"/>
        <w:rPr>
          <w:i w:val="0"/>
          <w:iCs w:val="0"/>
          <w:lang w:val="en-US"/>
        </w:rPr>
      </w:pPr>
      <w:r w:rsidRPr="6A15567E" w:rsidR="7099FCF8">
        <w:rPr>
          <w:i w:val="0"/>
          <w:iCs w:val="0"/>
          <w:lang w:val="en-US"/>
        </w:rPr>
        <w:t xml:space="preserve">The information in section 1 (Overview) </w:t>
      </w:r>
      <w:r w:rsidRPr="6A15567E" w:rsidR="7099FCF8">
        <w:rPr>
          <w:i w:val="0"/>
          <w:iCs w:val="0"/>
          <w:lang w:val="en-US"/>
        </w:rPr>
        <w:t>remains</w:t>
      </w:r>
      <w:r w:rsidRPr="6A15567E" w:rsidR="7099FCF8">
        <w:rPr>
          <w:i w:val="0"/>
          <w:iCs w:val="0"/>
          <w:lang w:val="en-US"/>
        </w:rPr>
        <w:t xml:space="preserve"> the same for most of the fields, with </w:t>
      </w:r>
      <w:r w:rsidRPr="6A15567E" w:rsidR="570039AB">
        <w:rPr>
          <w:i w:val="0"/>
          <w:iCs w:val="0"/>
          <w:lang w:val="en-US"/>
        </w:rPr>
        <w:t>two</w:t>
      </w:r>
      <w:r w:rsidRPr="6A15567E" w:rsidR="7099FCF8">
        <w:rPr>
          <w:i w:val="0"/>
          <w:iCs w:val="0"/>
          <w:lang w:val="en-US"/>
        </w:rPr>
        <w:t xml:space="preserve"> of</w:t>
      </w:r>
      <w:r w:rsidRPr="6A15567E" w:rsidR="7099FCF8">
        <w:rPr>
          <w:i w:val="0"/>
          <w:iCs w:val="0"/>
          <w:lang w:val="en-US"/>
        </w:rPr>
        <w:t xml:space="preserve"> changes. </w:t>
      </w:r>
      <w:r w:rsidRPr="6A15567E" w:rsidR="0939835E">
        <w:rPr>
          <w:i w:val="0"/>
          <w:iCs w:val="0"/>
          <w:lang w:val="en-US"/>
        </w:rPr>
        <w:t xml:space="preserve">The </w:t>
      </w:r>
      <w:r w:rsidRPr="6A15567E" w:rsidR="0939835E">
        <w:rPr>
          <w:i w:val="1"/>
          <w:iCs w:val="1"/>
          <w:lang w:val="en-US"/>
        </w:rPr>
        <w:t xml:space="preserve">description of the network </w:t>
      </w:r>
      <w:r w:rsidRPr="6A15567E" w:rsidR="0939835E">
        <w:rPr>
          <w:i w:val="0"/>
          <w:iCs w:val="0"/>
          <w:lang w:val="en-US"/>
        </w:rPr>
        <w:t xml:space="preserve">has been </w:t>
      </w:r>
      <w:r w:rsidRPr="6A15567E" w:rsidR="0939835E">
        <w:rPr>
          <w:i w:val="0"/>
          <w:iCs w:val="0"/>
          <w:lang w:val="en-US"/>
        </w:rPr>
        <w:t>modified</w:t>
      </w:r>
      <w:r w:rsidRPr="6A15567E" w:rsidR="0939835E">
        <w:rPr>
          <w:i w:val="0"/>
          <w:iCs w:val="0"/>
          <w:lang w:val="en-US"/>
        </w:rPr>
        <w:t xml:space="preserve"> to reflect the fact that these are </w:t>
      </w:r>
      <w:r w:rsidRPr="6A15567E" w:rsidR="0939835E">
        <w:rPr>
          <w:i w:val="0"/>
          <w:iCs w:val="0"/>
          <w:lang w:val="en-US"/>
        </w:rPr>
        <w:t>marriage</w:t>
      </w:r>
      <w:r w:rsidRPr="6A15567E" w:rsidR="0939835E">
        <w:rPr>
          <w:i w:val="0"/>
          <w:iCs w:val="0"/>
          <w:lang w:val="en-US"/>
        </w:rPr>
        <w:t xml:space="preserve"> </w:t>
      </w:r>
      <w:r w:rsidRPr="6A15567E" w:rsidR="0939835E">
        <w:rPr>
          <w:i w:val="0"/>
          <w:iCs w:val="0"/>
          <w:lang w:val="en-US"/>
        </w:rPr>
        <w:t xml:space="preserve">and </w:t>
      </w:r>
      <w:r w:rsidRPr="6A15567E" w:rsidR="36A7B50E">
        <w:rPr>
          <w:i w:val="0"/>
          <w:iCs w:val="0"/>
          <w:lang w:val="en-US"/>
        </w:rPr>
        <w:t>also</w:t>
      </w:r>
      <w:r w:rsidRPr="6A15567E" w:rsidR="36A7B50E">
        <w:rPr>
          <w:i w:val="0"/>
          <w:iCs w:val="0"/>
          <w:lang w:val="en-US"/>
        </w:rPr>
        <w:t xml:space="preserve"> </w:t>
      </w:r>
      <w:r w:rsidRPr="6A15567E" w:rsidR="0939835E">
        <w:rPr>
          <w:i w:val="0"/>
          <w:iCs w:val="0"/>
          <w:lang w:val="en-US"/>
        </w:rPr>
        <w:t xml:space="preserve">economic relationships. </w:t>
      </w:r>
      <w:r w:rsidRPr="6A15567E" w:rsidR="5DFF77D8">
        <w:rPr>
          <w:i w:val="1"/>
          <w:iCs w:val="1"/>
          <w:lang w:val="en-US"/>
        </w:rPr>
        <w:t xml:space="preserve">Network data type </w:t>
      </w:r>
      <w:r w:rsidRPr="6A15567E" w:rsidR="5DFF77D8">
        <w:rPr>
          <w:i w:val="0"/>
          <w:iCs w:val="0"/>
          <w:lang w:val="en-US"/>
        </w:rPr>
        <w:t xml:space="preserve">is still </w:t>
      </w:r>
      <w:r w:rsidRPr="6A15567E" w:rsidR="5DFF77D8">
        <w:rPr>
          <w:i w:val="0"/>
          <w:iCs w:val="0"/>
          <w:lang w:val="en-US"/>
        </w:rPr>
        <w:t>crossectional</w:t>
      </w:r>
      <w:r w:rsidRPr="6A15567E" w:rsidR="5DFF77D8">
        <w:rPr>
          <w:i w:val="0"/>
          <w:iCs w:val="0"/>
          <w:lang w:val="en-US"/>
        </w:rPr>
        <w:t xml:space="preserve"> but multivariate as it now includes two </w:t>
      </w:r>
      <w:r w:rsidRPr="6A15567E" w:rsidR="5DFF77D8">
        <w:rPr>
          <w:i w:val="0"/>
          <w:iCs w:val="0"/>
          <w:lang w:val="en-US"/>
        </w:rPr>
        <w:t>different types</w:t>
      </w:r>
      <w:r w:rsidRPr="6A15567E" w:rsidR="5DFF77D8">
        <w:rPr>
          <w:i w:val="0"/>
          <w:iCs w:val="0"/>
          <w:lang w:val="en-US"/>
        </w:rPr>
        <w:t xml:space="preserve"> of relationships. As such, the </w:t>
      </w:r>
      <w:r w:rsidRPr="6A15567E" w:rsidR="5DFF77D8">
        <w:rPr>
          <w:i w:val="1"/>
          <w:iCs w:val="1"/>
          <w:lang w:val="en-US"/>
        </w:rPr>
        <w:t xml:space="preserve">number of </w:t>
      </w:r>
      <w:r w:rsidRPr="6A15567E" w:rsidR="1FABF9FE">
        <w:rPr>
          <w:i w:val="1"/>
          <w:iCs w:val="1"/>
          <w:lang w:val="en-US"/>
        </w:rPr>
        <w:t xml:space="preserve">relationships </w:t>
      </w:r>
      <w:r w:rsidRPr="6A15567E" w:rsidR="1FABF9FE">
        <w:rPr>
          <w:i w:val="0"/>
          <w:iCs w:val="0"/>
          <w:lang w:val="en-US"/>
        </w:rPr>
        <w:t xml:space="preserve">has been </w:t>
      </w:r>
      <w:r w:rsidRPr="6A15567E" w:rsidR="1FABF9FE">
        <w:rPr>
          <w:i w:val="0"/>
          <w:iCs w:val="0"/>
          <w:lang w:val="en-US"/>
        </w:rPr>
        <w:t>modified</w:t>
      </w:r>
      <w:r w:rsidRPr="6A15567E" w:rsidR="1FABF9FE">
        <w:rPr>
          <w:i w:val="0"/>
          <w:iCs w:val="0"/>
          <w:lang w:val="en-US"/>
        </w:rPr>
        <w:t xml:space="preserve"> to 2. Information on network </w:t>
      </w:r>
      <w:r w:rsidRPr="6A15567E" w:rsidR="1FABF9FE">
        <w:rPr>
          <w:i w:val="1"/>
          <w:iCs w:val="1"/>
          <w:lang w:val="en-US"/>
        </w:rPr>
        <w:t>mode</w:t>
      </w:r>
      <w:r w:rsidRPr="6A15567E" w:rsidR="1FABF9FE">
        <w:rPr>
          <w:i w:val="1"/>
          <w:iCs w:val="1"/>
          <w:lang w:val="en-US"/>
        </w:rPr>
        <w:t xml:space="preserve"> </w:t>
      </w:r>
      <w:r w:rsidRPr="6A15567E" w:rsidR="1FABF9FE">
        <w:rPr>
          <w:i w:val="0"/>
          <w:iCs w:val="0"/>
          <w:lang w:val="en-US"/>
        </w:rPr>
        <w:t>remains</w:t>
      </w:r>
      <w:r w:rsidRPr="6A15567E" w:rsidR="1FABF9FE">
        <w:rPr>
          <w:i w:val="0"/>
          <w:iCs w:val="0"/>
          <w:lang w:val="en-US"/>
        </w:rPr>
        <w:t xml:space="preserve"> the same. </w:t>
      </w:r>
      <w:r w:rsidRPr="6A15567E" w:rsidR="4C46F6CE">
        <w:rPr>
          <w:i w:val="0"/>
          <w:iCs w:val="0"/>
          <w:lang w:val="en-US"/>
        </w:rPr>
        <w:t xml:space="preserve">The </w:t>
      </w:r>
      <w:r w:rsidRPr="6A15567E" w:rsidR="4C46F6CE">
        <w:rPr>
          <w:i w:val="1"/>
          <w:iCs w:val="1"/>
          <w:lang w:val="en-US"/>
        </w:rPr>
        <w:t xml:space="preserve">Date </w:t>
      </w:r>
      <w:r w:rsidRPr="6A15567E" w:rsidR="4C46F6CE">
        <w:rPr>
          <w:i w:val="0"/>
          <w:iCs w:val="0"/>
          <w:lang w:val="en-US"/>
        </w:rPr>
        <w:t xml:space="preserve">field now includes information on marriage and economic relationships as they pertain to different time periods. </w:t>
      </w:r>
      <w:r w:rsidRPr="6A15567E" w:rsidR="7D0D8977">
        <w:rPr>
          <w:i w:val="0"/>
          <w:iCs w:val="0"/>
          <w:lang w:val="en-US"/>
        </w:rPr>
        <w:t>Please remind that although detailed dates are preferred this information is not available for Padgett´s data.</w:t>
      </w:r>
      <w:r w:rsidRPr="6A15567E" w:rsidR="32CF6CC0">
        <w:rPr>
          <w:i w:val="0"/>
          <w:iCs w:val="0"/>
          <w:lang w:val="en-US"/>
        </w:rPr>
        <w:t xml:space="preserve"> </w:t>
      </w:r>
      <w:r w:rsidRPr="6A15567E" w:rsidR="3B57CF23">
        <w:rPr>
          <w:i w:val="0"/>
          <w:iCs w:val="0"/>
          <w:lang w:val="en-US"/>
        </w:rPr>
        <w:t>The</w:t>
      </w:r>
      <w:r w:rsidRPr="6A15567E" w:rsidR="2F3E68AF">
        <w:rPr>
          <w:i w:val="0"/>
          <w:iCs w:val="0"/>
          <w:lang w:val="en-US"/>
        </w:rPr>
        <w:t xml:space="preserve"> </w:t>
      </w:r>
      <w:r w:rsidRPr="6A15567E" w:rsidR="32CF6CC0">
        <w:rPr>
          <w:i w:val="1"/>
          <w:iCs w:val="1"/>
          <w:lang w:val="en-US"/>
        </w:rPr>
        <w:t>Geogr</w:t>
      </w:r>
      <w:r w:rsidRPr="6A15567E" w:rsidR="07BA0992">
        <w:rPr>
          <w:i w:val="1"/>
          <w:iCs w:val="1"/>
          <w:lang w:val="en-US"/>
        </w:rPr>
        <w:t xml:space="preserve">aphic location </w:t>
      </w:r>
      <w:r w:rsidRPr="6A15567E" w:rsidR="07BA0992">
        <w:rPr>
          <w:i w:val="0"/>
          <w:iCs w:val="0"/>
          <w:lang w:val="en-US"/>
        </w:rPr>
        <w:t xml:space="preserve">and </w:t>
      </w:r>
      <w:r w:rsidRPr="6A15567E" w:rsidR="4174758F">
        <w:rPr>
          <w:i w:val="1"/>
          <w:iCs w:val="1"/>
          <w:lang w:val="en-US"/>
        </w:rPr>
        <w:t xml:space="preserve">associated publication </w:t>
      </w:r>
      <w:r w:rsidRPr="6A15567E" w:rsidR="4174758F">
        <w:rPr>
          <w:i w:val="0"/>
          <w:iCs w:val="0"/>
          <w:lang w:val="en-US"/>
        </w:rPr>
        <w:t>field</w:t>
      </w:r>
      <w:r w:rsidRPr="6A15567E" w:rsidR="63EF3FE8">
        <w:rPr>
          <w:i w:val="0"/>
          <w:iCs w:val="0"/>
          <w:lang w:val="en-US"/>
        </w:rPr>
        <w:t xml:space="preserve">s </w:t>
      </w:r>
      <w:r w:rsidRPr="6A15567E" w:rsidR="63EF3FE8">
        <w:rPr>
          <w:i w:val="0"/>
          <w:iCs w:val="0"/>
          <w:lang w:val="en-US"/>
        </w:rPr>
        <w:t>remain</w:t>
      </w:r>
      <w:r w:rsidRPr="6A15567E" w:rsidR="63EF3FE8">
        <w:rPr>
          <w:i w:val="0"/>
          <w:iCs w:val="0"/>
          <w:lang w:val="en-US"/>
        </w:rPr>
        <w:t xml:space="preserve"> the same.</w:t>
      </w:r>
    </w:p>
    <w:p w:rsidR="63EF3FE8" w:rsidP="18EC989E" w:rsidRDefault="63EF3FE8" w14:paraId="064BC752" w14:textId="263F3FF0">
      <w:pPr>
        <w:pStyle w:val="Normal"/>
        <w:spacing w:line="480" w:lineRule="auto"/>
        <w:jc w:val="both"/>
        <w:rPr>
          <w:i w:val="0"/>
          <w:iCs w:val="0"/>
          <w:lang w:val="en-US"/>
        </w:rPr>
      </w:pPr>
      <w:r w:rsidRPr="18EC989E" w:rsidR="63EF3FE8">
        <w:rPr>
          <w:i w:val="0"/>
          <w:iCs w:val="0"/>
          <w:lang w:val="en-US"/>
        </w:rPr>
        <w:t>The second section</w:t>
      </w:r>
      <w:r w:rsidRPr="18EC989E" w:rsidR="15E49899">
        <w:rPr>
          <w:i w:val="0"/>
          <w:iCs w:val="0"/>
          <w:lang w:val="en-US"/>
        </w:rPr>
        <w:t xml:space="preserve"> and third sections of the protocol</w:t>
      </w:r>
      <w:r w:rsidRPr="18EC989E" w:rsidR="63EF3FE8">
        <w:rPr>
          <w:i w:val="0"/>
          <w:iCs w:val="0"/>
          <w:lang w:val="en-US"/>
        </w:rPr>
        <w:t>, corresponding to Data collection</w:t>
      </w:r>
      <w:r w:rsidRPr="18EC989E" w:rsidR="307BF828">
        <w:rPr>
          <w:i w:val="0"/>
          <w:iCs w:val="0"/>
          <w:lang w:val="en-US"/>
        </w:rPr>
        <w:t xml:space="preserve"> and Nodes</w:t>
      </w:r>
      <w:r w:rsidRPr="18EC989E" w:rsidR="63EF3FE8">
        <w:rPr>
          <w:i w:val="0"/>
          <w:iCs w:val="0"/>
          <w:lang w:val="en-US"/>
        </w:rPr>
        <w:t xml:space="preserve">, </w:t>
      </w:r>
      <w:r w:rsidRPr="18EC989E" w:rsidR="63EF3FE8">
        <w:rPr>
          <w:i w:val="0"/>
          <w:iCs w:val="0"/>
          <w:lang w:val="en-US"/>
        </w:rPr>
        <w:t>remain the same as the source of data</w:t>
      </w:r>
      <w:r w:rsidRPr="18EC989E" w:rsidR="6DCF8BD7">
        <w:rPr>
          <w:i w:val="0"/>
          <w:iCs w:val="0"/>
          <w:lang w:val="en-US"/>
        </w:rPr>
        <w:t xml:space="preserve"> and the nodes are unchanged.</w:t>
      </w:r>
    </w:p>
    <w:p w:rsidR="515E46B3" w:rsidP="6A15567E" w:rsidRDefault="515E46B3" w14:paraId="6DF5E1C4" w14:textId="5F1BDA49">
      <w:pPr>
        <w:pStyle w:val="Normal"/>
        <w:spacing w:line="480" w:lineRule="auto"/>
        <w:jc w:val="both"/>
        <w:rPr>
          <w:i w:val="0"/>
          <w:iCs w:val="0"/>
          <w:lang w:val="en-US"/>
        </w:rPr>
      </w:pPr>
      <w:r w:rsidRPr="6A15567E" w:rsidR="515E46B3">
        <w:rPr>
          <w:i w:val="0"/>
          <w:iCs w:val="0"/>
          <w:lang w:val="en-US"/>
        </w:rPr>
        <w:t xml:space="preserve">The fourth section is now divided in two to </w:t>
      </w:r>
      <w:r w:rsidRPr="6A15567E" w:rsidR="515E46B3">
        <w:rPr>
          <w:i w:val="0"/>
          <w:iCs w:val="0"/>
          <w:lang w:val="en-US"/>
        </w:rPr>
        <w:t>contain</w:t>
      </w:r>
      <w:r w:rsidRPr="6A15567E" w:rsidR="515E46B3">
        <w:rPr>
          <w:i w:val="0"/>
          <w:iCs w:val="0"/>
          <w:lang w:val="en-US"/>
        </w:rPr>
        <w:t xml:space="preserve"> the information on the 2 </w:t>
      </w:r>
      <w:r w:rsidRPr="6A15567E" w:rsidR="515E46B3">
        <w:rPr>
          <w:i w:val="0"/>
          <w:iCs w:val="0"/>
          <w:lang w:val="en-US"/>
        </w:rPr>
        <w:t>different types</w:t>
      </w:r>
      <w:r w:rsidRPr="6A15567E" w:rsidR="515E46B3">
        <w:rPr>
          <w:i w:val="0"/>
          <w:iCs w:val="0"/>
          <w:lang w:val="en-US"/>
        </w:rPr>
        <w:t xml:space="preserve"> of relationships.</w:t>
      </w:r>
      <w:r w:rsidRPr="6A15567E" w:rsidR="0F56452F">
        <w:rPr>
          <w:i w:val="0"/>
          <w:iCs w:val="0"/>
          <w:lang w:val="en-US"/>
        </w:rPr>
        <w:t xml:space="preserve"> We use economic relations and strategic relations to capture the </w:t>
      </w:r>
      <w:r w:rsidRPr="6A15567E" w:rsidR="7AF1B26D">
        <w:rPr>
          <w:i w:val="0"/>
          <w:iCs w:val="0"/>
          <w:lang w:val="en-US"/>
        </w:rPr>
        <w:t xml:space="preserve">new </w:t>
      </w:r>
      <w:r w:rsidRPr="6A15567E" w:rsidR="7AF1B26D">
        <w:rPr>
          <w:i w:val="1"/>
          <w:iCs w:val="1"/>
          <w:lang w:val="en-US"/>
        </w:rPr>
        <w:t xml:space="preserve">type of relationship. </w:t>
      </w:r>
      <w:r w:rsidRPr="6A15567E" w:rsidR="7AF1B26D">
        <w:rPr>
          <w:i w:val="0"/>
          <w:iCs w:val="0"/>
          <w:lang w:val="en-US"/>
        </w:rPr>
        <w:t xml:space="preserve">As with </w:t>
      </w:r>
      <w:r w:rsidRPr="6A15567E" w:rsidR="7E1DE112">
        <w:rPr>
          <w:i w:val="0"/>
          <w:iCs w:val="0"/>
          <w:lang w:val="en-US"/>
        </w:rPr>
        <w:t>marriage</w:t>
      </w:r>
      <w:r w:rsidRPr="6A15567E" w:rsidR="128273D4">
        <w:rPr>
          <w:i w:val="0"/>
          <w:iCs w:val="0"/>
          <w:lang w:val="en-US"/>
        </w:rPr>
        <w:t xml:space="preserve"> relationships </w:t>
      </w:r>
      <w:r w:rsidRPr="6A15567E" w:rsidR="128273D4">
        <w:rPr>
          <w:i w:val="1"/>
          <w:iCs w:val="1"/>
          <w:lang w:val="en-US"/>
        </w:rPr>
        <w:t>Direction</w:t>
      </w:r>
      <w:r w:rsidRPr="6A15567E" w:rsidR="128273D4">
        <w:rPr>
          <w:i w:val="0"/>
          <w:iCs w:val="0"/>
          <w:lang w:val="en-US"/>
        </w:rPr>
        <w:t xml:space="preserve"> is undirected without </w:t>
      </w:r>
      <w:r w:rsidRPr="6A15567E" w:rsidR="128273D4">
        <w:rPr>
          <w:i w:val="1"/>
          <w:iCs w:val="1"/>
          <w:lang w:val="en-US"/>
        </w:rPr>
        <w:t xml:space="preserve">self-links </w:t>
      </w:r>
      <w:r w:rsidRPr="6A15567E" w:rsidR="128273D4">
        <w:rPr>
          <w:i w:val="0"/>
          <w:iCs w:val="0"/>
          <w:lang w:val="en-US"/>
        </w:rPr>
        <w:t xml:space="preserve">and </w:t>
      </w:r>
      <w:r w:rsidRPr="6A15567E" w:rsidR="128273D4">
        <w:rPr>
          <w:i w:val="1"/>
          <w:iCs w:val="1"/>
          <w:lang w:val="en-US"/>
        </w:rPr>
        <w:t>weigths</w:t>
      </w:r>
      <w:r w:rsidRPr="6A15567E" w:rsidR="128273D4">
        <w:rPr>
          <w:i w:val="1"/>
          <w:iCs w:val="1"/>
          <w:lang w:val="en-US"/>
        </w:rPr>
        <w:t xml:space="preserve">. </w:t>
      </w:r>
      <w:r w:rsidRPr="6A15567E" w:rsidR="3D2D72ED">
        <w:rPr>
          <w:i w:val="0"/>
          <w:iCs w:val="0"/>
          <w:lang w:val="en-US"/>
        </w:rPr>
        <w:t xml:space="preserve">There is a </w:t>
      </w:r>
      <w:r w:rsidRPr="6A15567E" w:rsidR="3D2D72ED">
        <w:rPr>
          <w:i w:val="1"/>
          <w:iCs w:val="1"/>
          <w:lang w:val="en-US"/>
        </w:rPr>
        <w:t xml:space="preserve">tie </w:t>
      </w:r>
      <w:r w:rsidRPr="6A15567E" w:rsidR="3D2D72ED">
        <w:rPr>
          <w:i w:val="1"/>
          <w:iCs w:val="1"/>
          <w:lang w:val="en-US"/>
        </w:rPr>
        <w:t>transf</w:t>
      </w:r>
      <w:r w:rsidRPr="6A15567E" w:rsidR="505F173F">
        <w:rPr>
          <w:i w:val="1"/>
          <w:iCs w:val="1"/>
          <w:lang w:val="en-US"/>
        </w:rPr>
        <w:t>orma</w:t>
      </w:r>
      <w:r w:rsidRPr="6A15567E" w:rsidR="59F1DC48">
        <w:rPr>
          <w:i w:val="1"/>
          <w:iCs w:val="1"/>
          <w:lang w:val="en-US"/>
        </w:rPr>
        <w:t>tion</w:t>
      </w:r>
      <w:r w:rsidRPr="6A15567E" w:rsidR="505F173F">
        <w:rPr>
          <w:i w:val="1"/>
          <w:iCs w:val="1"/>
          <w:lang w:val="en-US"/>
        </w:rPr>
        <w:t xml:space="preserve"> </w:t>
      </w:r>
      <w:r w:rsidRPr="6A15567E" w:rsidR="505F173F">
        <w:rPr>
          <w:i w:val="0"/>
          <w:iCs w:val="0"/>
          <w:lang w:val="en-US"/>
        </w:rPr>
        <w:t xml:space="preserve">as </w:t>
      </w:r>
      <w:r w:rsidRPr="6A15567E" w:rsidR="2FB189D8">
        <w:rPr>
          <w:i w:val="0"/>
          <w:iCs w:val="0"/>
          <w:lang w:val="en-US"/>
        </w:rPr>
        <w:t>different types</w:t>
      </w:r>
      <w:r w:rsidRPr="6A15567E" w:rsidR="2FB189D8">
        <w:rPr>
          <w:i w:val="0"/>
          <w:iCs w:val="0"/>
          <w:lang w:val="en-US"/>
        </w:rPr>
        <w:t xml:space="preserve"> of economic relationships (grants, </w:t>
      </w:r>
      <w:r w:rsidRPr="6A15567E" w:rsidR="2FB189D8">
        <w:rPr>
          <w:i w:val="0"/>
          <w:iCs w:val="0"/>
          <w:lang w:val="en-US"/>
        </w:rPr>
        <w:t>loans</w:t>
      </w:r>
      <w:r w:rsidRPr="6A15567E" w:rsidR="2FB189D8">
        <w:rPr>
          <w:i w:val="0"/>
          <w:iCs w:val="0"/>
          <w:lang w:val="en-US"/>
        </w:rPr>
        <w:t xml:space="preserve"> and common ownerships) were aggregated to define the tie. Again</w:t>
      </w:r>
      <w:r w:rsidRPr="6A15567E" w:rsidR="1DF4F39A">
        <w:rPr>
          <w:i w:val="0"/>
          <w:iCs w:val="0"/>
          <w:lang w:val="en-US"/>
        </w:rPr>
        <w:t>,</w:t>
      </w:r>
      <w:r w:rsidRPr="6A15567E" w:rsidR="2FB189D8">
        <w:rPr>
          <w:i w:val="0"/>
          <w:iCs w:val="0"/>
          <w:lang w:val="en-US"/>
        </w:rPr>
        <w:t xml:space="preserve"> no </w:t>
      </w:r>
      <w:r w:rsidRPr="6A15567E" w:rsidR="2FB189D8">
        <w:rPr>
          <w:i w:val="1"/>
          <w:iCs w:val="1"/>
          <w:lang w:val="en-US"/>
        </w:rPr>
        <w:t xml:space="preserve">Maximum outdegree </w:t>
      </w:r>
      <w:r w:rsidRPr="6A15567E" w:rsidR="2FB189D8">
        <w:rPr>
          <w:i w:val="0"/>
          <w:iCs w:val="0"/>
          <w:lang w:val="en-US"/>
        </w:rPr>
        <w:t xml:space="preserve">was placed on the </w:t>
      </w:r>
      <w:r w:rsidRPr="6A15567E" w:rsidR="073CD64E">
        <w:rPr>
          <w:i w:val="0"/>
          <w:iCs w:val="0"/>
          <w:lang w:val="en-US"/>
        </w:rPr>
        <w:t>data</w:t>
      </w:r>
      <w:r w:rsidRPr="6A15567E" w:rsidR="57FF7BE6">
        <w:rPr>
          <w:i w:val="0"/>
          <w:iCs w:val="0"/>
          <w:lang w:val="en-US"/>
        </w:rPr>
        <w:t>.</w:t>
      </w:r>
    </w:p>
    <w:p w:rsidR="799E35C9" w:rsidP="6600861E" w:rsidRDefault="799E35C9" w14:paraId="35DEC00A" w14:textId="1F825075">
      <w:pPr>
        <w:pStyle w:val="Normal"/>
        <w:spacing w:line="480" w:lineRule="auto"/>
        <w:jc w:val="both"/>
        <w:rPr>
          <w:i w:val="0"/>
          <w:iCs w:val="0"/>
          <w:lang w:val="en-US"/>
        </w:rPr>
      </w:pPr>
      <w:commentRangeStart w:id="1302262266"/>
      <w:r w:rsidRPr="6600861E" w:rsidR="799E35C9">
        <w:rPr>
          <w:i w:val="0"/>
          <w:iCs w:val="0"/>
          <w:lang w:val="en-US"/>
        </w:rPr>
        <w:t>The statistics section now reflects the information about both types of relationships.</w:t>
      </w:r>
      <w:r w:rsidRPr="6600861E" w:rsidR="0E3D0912">
        <w:rPr>
          <w:i w:val="0"/>
          <w:iCs w:val="0"/>
          <w:lang w:val="en-US"/>
        </w:rPr>
        <w:t xml:space="preserve"> While the number of nodes is the same, the number of ties in the network and </w:t>
      </w:r>
      <w:r w:rsidRPr="6600861E" w:rsidR="7AE756FF">
        <w:rPr>
          <w:i w:val="0"/>
          <w:iCs w:val="0"/>
          <w:lang w:val="en-US"/>
        </w:rPr>
        <w:t xml:space="preserve">therefore the </w:t>
      </w:r>
      <w:r w:rsidRPr="6600861E" w:rsidR="0E3D0912">
        <w:rPr>
          <w:i w:val="0"/>
          <w:iCs w:val="0"/>
          <w:lang w:val="en-US"/>
        </w:rPr>
        <w:t xml:space="preserve">detailed statistics are </w:t>
      </w:r>
      <w:r w:rsidRPr="6600861E" w:rsidR="23513DA1">
        <w:rPr>
          <w:i w:val="0"/>
          <w:iCs w:val="0"/>
          <w:lang w:val="en-US"/>
        </w:rPr>
        <w:t>different</w:t>
      </w:r>
      <w:r w:rsidRPr="6600861E" w:rsidR="0E3D0912">
        <w:rPr>
          <w:i w:val="0"/>
          <w:iCs w:val="0"/>
          <w:lang w:val="en-US"/>
        </w:rPr>
        <w:t xml:space="preserve"> </w:t>
      </w:r>
      <w:commentRangeEnd w:id="1302262266"/>
      <w:r>
        <w:rPr>
          <w:rStyle w:val="CommentReference"/>
        </w:rPr>
        <w:commentReference w:id="1302262266"/>
      </w:r>
    </w:p>
    <w:p w:rsidR="6A15567E" w:rsidP="6A15567E" w:rsidRDefault="6A15567E" w14:paraId="5B83910E" w14:textId="3A6AD18F">
      <w:pPr>
        <w:pStyle w:val="Normal"/>
        <w:spacing w:line="480" w:lineRule="auto"/>
        <w:jc w:val="both"/>
        <w:rPr>
          <w:i w:val="0"/>
          <w:iCs w:val="0"/>
          <w:lang w:val="en-US"/>
        </w:rPr>
      </w:pPr>
    </w:p>
    <w:p w:rsidR="6A15567E" w:rsidP="6A15567E" w:rsidRDefault="6A15567E" w14:paraId="4AEC00AE" w14:textId="07FBDA60">
      <w:pPr>
        <w:pStyle w:val="Normal"/>
        <w:spacing w:line="480" w:lineRule="auto"/>
        <w:jc w:val="both"/>
        <w:rPr>
          <w:i w:val="0"/>
          <w:iCs w:val="0"/>
          <w:lang w:val="en-US"/>
        </w:rPr>
      </w:pPr>
    </w:p>
    <w:p w:rsidR="6A15567E" w:rsidP="6A15567E" w:rsidRDefault="6A15567E" w14:paraId="4ED79329" w14:textId="1FCF5345">
      <w:pPr>
        <w:pStyle w:val="Normal"/>
        <w:spacing w:line="480" w:lineRule="auto"/>
        <w:jc w:val="both"/>
        <w:rPr>
          <w:i w:val="0"/>
          <w:iCs w:val="0"/>
          <w:lang w:val="en-US"/>
        </w:rPr>
      </w:pPr>
    </w:p>
    <w:p w:rsidR="6A15567E" w:rsidP="6A15567E" w:rsidRDefault="6A15567E" w14:paraId="3254470B" w14:textId="346CEAF3">
      <w:pPr>
        <w:pStyle w:val="Normal"/>
        <w:spacing w:line="480" w:lineRule="auto"/>
        <w:jc w:val="both"/>
        <w:rPr>
          <w:i w:val="0"/>
          <w:iCs w:val="0"/>
          <w:lang w:val="en-US"/>
        </w:rPr>
      </w:pPr>
    </w:p>
    <w:p w:rsidR="6A15567E" w:rsidP="6600861E" w:rsidRDefault="6A15567E" w14:paraId="5E560E8F" w14:textId="62CD0C95">
      <w:pPr>
        <w:pStyle w:val="Normal"/>
        <w:spacing w:line="480" w:lineRule="auto"/>
        <w:jc w:val="both"/>
        <w:rPr>
          <w:i w:val="0"/>
          <w:iCs w:val="0"/>
          <w:lang w:val="en-US"/>
        </w:rPr>
      </w:pPr>
      <w:r w:rsidRPr="6600861E" w:rsidR="757B1B07">
        <w:rPr>
          <w:i w:val="0"/>
          <w:iCs w:val="0"/>
          <w:lang w:val="en-US"/>
        </w:rPr>
        <w:t>Figure 2: Example</w:t>
      </w:r>
    </w:p>
    <w:p w:rsidR="6600861E" w:rsidP="6600861E" w:rsidRDefault="6600861E" w14:paraId="034FC17E" w14:textId="2AC5372A">
      <w:pPr>
        <w:pStyle w:val="Normal"/>
        <w:spacing w:line="480" w:lineRule="auto"/>
        <w:jc w:val="both"/>
        <w:rPr>
          <w:i w:val="0"/>
          <w:iCs w:val="0"/>
          <w:lang w:val="en-US"/>
        </w:rPr>
      </w:pPr>
    </w:p>
    <w:p w:rsidR="6600861E" w:rsidP="6600861E" w:rsidRDefault="6600861E" w14:paraId="10324DA1" w14:textId="55A83CBC">
      <w:pPr>
        <w:pStyle w:val="Normal"/>
        <w:spacing w:line="480" w:lineRule="auto"/>
        <w:jc w:val="both"/>
        <w:rPr>
          <w:i w:val="0"/>
          <w:iCs w:val="0"/>
          <w:lang w:val="en-US"/>
        </w:rPr>
      </w:pPr>
    </w:p>
    <w:p w:rsidR="6600861E" w:rsidP="6600861E" w:rsidRDefault="6600861E" w14:paraId="18C1BEC9" w14:textId="19B3D95A">
      <w:pPr>
        <w:pStyle w:val="Normal"/>
        <w:spacing w:line="480" w:lineRule="auto"/>
        <w:jc w:val="both"/>
        <w:rPr>
          <w:i w:val="0"/>
          <w:iCs w:val="0"/>
          <w:lang w:val="en-US"/>
        </w:rPr>
      </w:pPr>
    </w:p>
    <w:p w:rsidR="6600861E" w:rsidP="6600861E" w:rsidRDefault="6600861E" w14:paraId="6DEF27EC" w14:textId="023512BA">
      <w:pPr>
        <w:pStyle w:val="Normal"/>
        <w:spacing w:line="480" w:lineRule="auto"/>
        <w:jc w:val="both"/>
        <w:rPr>
          <w:i w:val="0"/>
          <w:iCs w:val="0"/>
          <w:lang w:val="en-US"/>
        </w:rPr>
      </w:pPr>
    </w:p>
    <w:p w:rsidR="6600861E" w:rsidP="6600861E" w:rsidRDefault="6600861E" w14:paraId="71BE9905" w14:textId="284C8AD6">
      <w:pPr>
        <w:pStyle w:val="Normal"/>
        <w:spacing w:line="480" w:lineRule="auto"/>
        <w:jc w:val="both"/>
        <w:rPr>
          <w:i w:val="0"/>
          <w:iCs w:val="0"/>
          <w:lang w:val="en-US"/>
        </w:rPr>
      </w:pPr>
    </w:p>
    <w:p w:rsidR="6A15567E" w:rsidP="6600861E" w:rsidRDefault="6A15567E" w14:paraId="41E63D34" w14:textId="59B27156">
      <w:pPr>
        <w:pStyle w:val="Normal"/>
        <w:spacing w:line="480" w:lineRule="auto"/>
        <w:jc w:val="both"/>
        <w:rPr>
          <w:i w:val="0"/>
          <w:iCs w:val="0"/>
          <w:lang w:val="en-US"/>
        </w:rPr>
      </w:pPr>
    </w:p>
    <w:p w:rsidR="6600861E" w:rsidP="6600861E" w:rsidRDefault="6600861E" w14:paraId="7818F3E0" w14:textId="01DC6891">
      <w:pPr>
        <w:pStyle w:val="Normal"/>
        <w:spacing w:line="480" w:lineRule="auto"/>
        <w:jc w:val="both"/>
        <w:rPr>
          <w:i w:val="0"/>
          <w:iCs w:val="0"/>
          <w:lang w:val="en-US"/>
        </w:rPr>
      </w:pPr>
    </w:p>
    <w:p w:rsidR="6600861E" w:rsidP="6600861E" w:rsidRDefault="6600861E" w14:paraId="28E2A2F2" w14:textId="7C9F8B01">
      <w:pPr>
        <w:pStyle w:val="Normal"/>
        <w:spacing w:line="480" w:lineRule="auto"/>
        <w:jc w:val="both"/>
        <w:rPr>
          <w:i w:val="0"/>
          <w:iCs w:val="0"/>
          <w:lang w:val="en-US"/>
        </w:rPr>
      </w:pPr>
    </w:p>
    <w:p w:rsidR="6600861E" w:rsidP="6600861E" w:rsidRDefault="6600861E" w14:paraId="339B5BE1" w14:textId="3729B8C9">
      <w:pPr>
        <w:pStyle w:val="Normal"/>
        <w:spacing w:line="480" w:lineRule="auto"/>
        <w:jc w:val="both"/>
        <w:rPr>
          <w:i w:val="0"/>
          <w:iCs w:val="0"/>
          <w:lang w:val="en-US"/>
        </w:rPr>
      </w:pPr>
    </w:p>
    <w:p w:rsidR="6600861E" w:rsidP="6600861E" w:rsidRDefault="6600861E" w14:paraId="1CE1237C" w14:textId="2D167798">
      <w:pPr>
        <w:pStyle w:val="Normal"/>
        <w:spacing w:line="480" w:lineRule="auto"/>
        <w:jc w:val="both"/>
        <w:rPr>
          <w:i w:val="0"/>
          <w:iCs w:val="0"/>
          <w:lang w:val="en-US"/>
        </w:rPr>
      </w:pPr>
    </w:p>
    <w:p w:rsidR="6A15567E" w:rsidP="6A15567E" w:rsidRDefault="6A15567E" w14:paraId="53584A2F" w14:textId="2D7BB327">
      <w:pPr>
        <w:pStyle w:val="Normal"/>
        <w:spacing w:line="480" w:lineRule="auto"/>
        <w:jc w:val="both"/>
        <w:rPr>
          <w:i w:val="0"/>
          <w:iCs w:val="0"/>
          <w:lang w:val="en-US"/>
        </w:rPr>
      </w:pPr>
    </w:p>
    <w:p w:rsidR="6A15567E" w:rsidP="6A15567E" w:rsidRDefault="6A15567E" w14:paraId="68514592" w14:textId="6A90D6E7">
      <w:pPr>
        <w:pStyle w:val="Normal"/>
        <w:spacing w:line="480" w:lineRule="auto"/>
        <w:jc w:val="both"/>
        <w:rPr>
          <w:i w:val="0"/>
          <w:iCs w:val="0"/>
          <w:lang w:val="en-US"/>
        </w:rPr>
      </w:pPr>
    </w:p>
    <w:p w:rsidR="6A15567E" w:rsidP="6A15567E" w:rsidRDefault="6A15567E" w14:paraId="3BC21FBC" w14:textId="291BB47F">
      <w:pPr>
        <w:pStyle w:val="Normal"/>
        <w:spacing w:line="480" w:lineRule="auto"/>
        <w:jc w:val="both"/>
        <w:rPr>
          <w:i w:val="0"/>
          <w:iCs w:val="0"/>
          <w:lang w:val="en-US"/>
        </w:rPr>
      </w:pPr>
    </w:p>
    <w:p w:rsidR="6A15567E" w:rsidP="6A15567E" w:rsidRDefault="6A15567E" w14:paraId="1444F443" w14:textId="052338F2">
      <w:pPr>
        <w:pStyle w:val="Normal"/>
        <w:spacing w:line="480" w:lineRule="auto"/>
        <w:jc w:val="both"/>
        <w:rPr>
          <w:i w:val="0"/>
          <w:iCs w:val="0"/>
          <w:lang w:val="en-US"/>
        </w:rPr>
      </w:pPr>
    </w:p>
    <w:p w:rsidR="6A15567E" w:rsidP="6A15567E" w:rsidRDefault="6A15567E" w14:paraId="6FD852DA" w14:textId="4075C8E6">
      <w:pPr>
        <w:pStyle w:val="Normal"/>
        <w:spacing w:line="480" w:lineRule="auto"/>
        <w:jc w:val="both"/>
        <w:rPr>
          <w:i w:val="0"/>
          <w:iCs w:val="0"/>
          <w:lang w:val="en-US"/>
        </w:rPr>
      </w:pPr>
    </w:p>
    <w:p w:rsidR="6A15567E" w:rsidP="6A15567E" w:rsidRDefault="6A15567E" w14:paraId="5B800BC0" w14:textId="3A10E304">
      <w:pPr>
        <w:pStyle w:val="Normal"/>
        <w:spacing w:line="480" w:lineRule="auto"/>
        <w:jc w:val="both"/>
        <w:rPr>
          <w:i w:val="0"/>
          <w:iCs w:val="0"/>
          <w:lang w:val="en-US"/>
        </w:rPr>
      </w:pPr>
    </w:p>
    <w:p w:rsidR="6A15567E" w:rsidP="6A15567E" w:rsidRDefault="6A15567E" w14:paraId="2D3BCE33" w14:textId="7EA7BF7E">
      <w:pPr>
        <w:pStyle w:val="Normal"/>
        <w:spacing w:line="480" w:lineRule="auto"/>
        <w:jc w:val="both"/>
        <w:rPr>
          <w:i w:val="0"/>
          <w:iCs w:val="0"/>
          <w:lang w:val="en-US"/>
        </w:rPr>
      </w:pPr>
    </w:p>
    <w:p w:rsidR="6A15567E" w:rsidP="6A15567E" w:rsidRDefault="6A15567E" w14:paraId="50035440" w14:textId="79A4BD30">
      <w:pPr>
        <w:pStyle w:val="Normal"/>
        <w:spacing w:line="480" w:lineRule="auto"/>
        <w:jc w:val="both"/>
        <w:rPr>
          <w:i w:val="0"/>
          <w:iCs w:val="0"/>
          <w:lang w:val="en-US"/>
        </w:rPr>
      </w:pPr>
    </w:p>
    <w:p w:rsidR="6A15567E" w:rsidP="6A15567E" w:rsidRDefault="6A15567E" w14:paraId="50EFEAC3" w14:textId="4B02FC7C">
      <w:pPr>
        <w:pStyle w:val="Normal"/>
        <w:spacing w:line="480" w:lineRule="auto"/>
        <w:jc w:val="both"/>
        <w:rPr>
          <w:i w:val="0"/>
          <w:iCs w:val="0"/>
          <w:lang w:val="en-US"/>
        </w:rPr>
      </w:pPr>
    </w:p>
    <w:p w:rsidR="18EC989E" w:rsidP="18EC989E" w:rsidRDefault="18EC989E" w14:paraId="5056C693" w14:textId="04282B9C">
      <w:pPr>
        <w:pStyle w:val="Normal"/>
        <w:spacing w:line="480" w:lineRule="auto"/>
        <w:jc w:val="both"/>
        <w:rPr>
          <w:i w:val="0"/>
          <w:iCs w:val="0"/>
          <w:lang w:val="en-US"/>
        </w:rPr>
      </w:pPr>
    </w:p>
    <w:p w:rsidR="18EC989E" w:rsidP="6A15567E" w:rsidRDefault="18EC989E" w14:paraId="6D852B1F" w14:textId="1FBA6740">
      <w:pPr>
        <w:pStyle w:val="Normal"/>
        <w:spacing w:line="480" w:lineRule="auto"/>
        <w:jc w:val="both"/>
        <w:rPr>
          <w:i w:val="0"/>
          <w:iCs w:val="0"/>
          <w:lang w:val="en-US"/>
        </w:rPr>
      </w:pPr>
    </w:p>
    <w:p w:rsidR="18EC989E" w:rsidP="18EC989E" w:rsidRDefault="18EC989E" w14:paraId="21A4D51B" w14:textId="605A7DAB">
      <w:pPr>
        <w:pStyle w:val="Normal"/>
        <w:spacing w:line="480" w:lineRule="auto"/>
        <w:jc w:val="both"/>
        <w:rPr>
          <w:i w:val="0"/>
          <w:iCs w:val="0"/>
          <w:lang w:val="en-US"/>
        </w:rPr>
      </w:pPr>
    </w:p>
    <w:p w:rsidR="18EC989E" w:rsidP="18EC989E" w:rsidRDefault="18EC989E" w14:paraId="7CAF345A" w14:textId="50E58A43">
      <w:pPr>
        <w:pStyle w:val="Normal"/>
        <w:spacing w:line="480" w:lineRule="auto"/>
        <w:jc w:val="both"/>
        <w:rPr>
          <w:i w:val="0"/>
          <w:iCs w:val="0"/>
          <w:lang w:val="en-US"/>
        </w:rPr>
      </w:pPr>
    </w:p>
    <w:p w:rsidR="18EC989E" w:rsidP="18EC989E" w:rsidRDefault="18EC989E" w14:paraId="4F1B10BD" w14:textId="5BCB2332">
      <w:pPr>
        <w:pStyle w:val="Normal"/>
        <w:spacing w:line="480" w:lineRule="auto"/>
        <w:jc w:val="both"/>
        <w:rPr>
          <w:i w:val="0"/>
          <w:iCs w:val="0"/>
          <w:lang w:val="en-US"/>
        </w:rPr>
      </w:pPr>
    </w:p>
    <w:p w:rsidR="18EC989E" w:rsidP="18EC989E" w:rsidRDefault="18EC989E" w14:paraId="012BBFBE" w14:textId="2D839D47">
      <w:pPr>
        <w:pStyle w:val="Normal"/>
        <w:spacing w:line="480" w:lineRule="auto"/>
        <w:jc w:val="both"/>
        <w:rPr>
          <w:i w:val="0"/>
          <w:iCs w:val="0"/>
          <w:lang w:val="en-US"/>
        </w:rPr>
      </w:pPr>
    </w:p>
    <w:p w:rsidR="18EC989E" w:rsidP="18EC989E" w:rsidRDefault="18EC989E" w14:paraId="29D3EFEB" w14:textId="0D148531">
      <w:pPr>
        <w:pStyle w:val="Normal"/>
        <w:spacing w:line="480" w:lineRule="auto"/>
        <w:jc w:val="both"/>
        <w:rPr>
          <w:i w:val="0"/>
          <w:iCs w:val="0"/>
          <w:lang w:val="en-US"/>
        </w:rPr>
      </w:pPr>
    </w:p>
    <w:p w:rsidR="18EC989E" w:rsidP="18EC989E" w:rsidRDefault="18EC989E" w14:paraId="7C44DC98" w14:textId="5F7B6AF9">
      <w:pPr>
        <w:pStyle w:val="Normal"/>
        <w:spacing w:line="480" w:lineRule="auto"/>
        <w:jc w:val="both"/>
        <w:rPr>
          <w:i w:val="0"/>
          <w:iCs w:val="0"/>
          <w:lang w:val="en-US"/>
        </w:rPr>
      </w:pPr>
    </w:p>
    <w:p w:rsidR="18EC989E" w:rsidP="18EC989E" w:rsidRDefault="18EC989E" w14:paraId="3DF8AA9F" w14:textId="23C9C6DD">
      <w:pPr>
        <w:pStyle w:val="Normal"/>
        <w:spacing w:line="480" w:lineRule="auto"/>
        <w:jc w:val="both"/>
        <w:rPr>
          <w:i w:val="0"/>
          <w:iCs w:val="0"/>
          <w:lang w:val="en-US"/>
        </w:rPr>
      </w:pPr>
    </w:p>
    <w:p w:rsidR="18EC989E" w:rsidP="18EC989E" w:rsidRDefault="18EC989E" w14:paraId="7532E24F" w14:textId="4AACFF3A">
      <w:pPr>
        <w:pStyle w:val="Normal"/>
        <w:spacing w:line="480" w:lineRule="auto"/>
        <w:jc w:val="both"/>
        <w:rPr>
          <w:i w:val="0"/>
          <w:iCs w:val="0"/>
          <w:lang w:val="en-US"/>
        </w:rPr>
      </w:pPr>
    </w:p>
    <w:p w:rsidR="18EC989E" w:rsidP="18EC989E" w:rsidRDefault="18EC989E" w14:paraId="18E589AF" w14:textId="4E1F191E">
      <w:pPr>
        <w:pStyle w:val="Normal"/>
        <w:spacing w:line="480" w:lineRule="auto"/>
        <w:jc w:val="both"/>
        <w:rPr>
          <w:i w:val="0"/>
          <w:iCs w:val="0"/>
          <w:lang w:val="en-US"/>
        </w:rPr>
      </w:pPr>
    </w:p>
    <w:p w:rsidR="18EC989E" w:rsidP="18EC989E" w:rsidRDefault="18EC989E" w14:paraId="43357F5F" w14:textId="694DC1E7">
      <w:pPr>
        <w:pStyle w:val="Normal"/>
        <w:spacing w:line="480" w:lineRule="auto"/>
        <w:jc w:val="both"/>
        <w:rPr>
          <w:i w:val="0"/>
          <w:iCs w:val="0"/>
          <w:lang w:val="en-US"/>
        </w:rPr>
      </w:pPr>
    </w:p>
    <w:p w:rsidR="18EC989E" w:rsidP="18EC989E" w:rsidRDefault="18EC989E" w14:paraId="58D2ED39" w14:textId="701B3569">
      <w:pPr>
        <w:pStyle w:val="Normal"/>
        <w:spacing w:line="480" w:lineRule="auto"/>
        <w:jc w:val="both"/>
        <w:rPr>
          <w:i w:val="0"/>
          <w:iCs w:val="0"/>
          <w:lang w:val="en-US"/>
        </w:rPr>
      </w:pPr>
    </w:p>
    <w:p w:rsidR="18EC989E" w:rsidP="18EC989E" w:rsidRDefault="18EC989E" w14:paraId="4EB65293" w14:textId="0D33BD41">
      <w:pPr>
        <w:pStyle w:val="Normal"/>
        <w:spacing w:line="480" w:lineRule="auto"/>
        <w:jc w:val="both"/>
        <w:rPr>
          <w:i w:val="0"/>
          <w:iCs w:val="0"/>
          <w:lang w:val="en-US"/>
        </w:rPr>
      </w:pPr>
    </w:p>
    <w:p w:rsidR="18EC989E" w:rsidP="18EC989E" w:rsidRDefault="18EC989E" w14:paraId="4CE54676" w14:textId="14AE3EAC">
      <w:pPr>
        <w:pStyle w:val="Normal"/>
        <w:spacing w:line="480" w:lineRule="auto"/>
        <w:jc w:val="both"/>
        <w:rPr>
          <w:i w:val="0"/>
          <w:iCs w:val="0"/>
          <w:lang w:val="en-US"/>
        </w:rPr>
      </w:pPr>
    </w:p>
    <w:p w:rsidR="18EC989E" w:rsidP="18EC989E" w:rsidRDefault="18EC989E" w14:paraId="015F713B" w14:textId="4F0B1F5A">
      <w:pPr>
        <w:pStyle w:val="Normal"/>
        <w:spacing w:line="480" w:lineRule="auto"/>
        <w:jc w:val="both"/>
        <w:rPr>
          <w:i w:val="0"/>
          <w:iCs w:val="0"/>
          <w:lang w:val="en-US"/>
        </w:rPr>
      </w:pPr>
    </w:p>
    <w:p w:rsidR="18EC989E" w:rsidP="18EC989E" w:rsidRDefault="18EC989E" w14:paraId="0511FC99" w14:textId="2B5884BB">
      <w:pPr>
        <w:pStyle w:val="Normal"/>
        <w:spacing w:line="480" w:lineRule="auto"/>
        <w:jc w:val="both"/>
        <w:rPr>
          <w:i w:val="0"/>
          <w:iCs w:val="0"/>
          <w:lang w:val="en-US"/>
        </w:rPr>
      </w:pPr>
    </w:p>
    <w:p w:rsidR="18EC989E" w:rsidP="18EC989E" w:rsidRDefault="18EC989E" w14:paraId="4CA538C0" w14:textId="19139AFA">
      <w:pPr>
        <w:pStyle w:val="Normal"/>
        <w:spacing w:line="480" w:lineRule="auto"/>
        <w:jc w:val="both"/>
        <w:rPr>
          <w:lang w:val="en-US"/>
        </w:rPr>
      </w:pPr>
    </w:p>
    <w:p w:rsidR="00C934D3" w:rsidP="00F95562" w:rsidRDefault="009C7A2F" w14:paraId="14543BA2" w14:textId="715294CD">
      <w:pPr>
        <w:jc w:val="both"/>
      </w:pPr>
    </w:p>
    <w:p w:rsidRPr="00C934D3" w:rsidR="007E670A" w:rsidP="00F95562" w:rsidRDefault="00C934D3" w14:paraId="5D0C3FC0" w14:textId="3B931332">
      <w:pPr>
        <w:jc w:val="both"/>
        <w:rPr>
          <w:lang w:val="en-US"/>
        </w:rPr>
      </w:pPr>
      <w:r>
        <w:rPr>
          <w:lang w:val="en-US"/>
        </w:rPr>
        <w:t xml:space="preserve"> </w:t>
      </w:r>
    </w:p>
    <w:p w:rsidR="007E670A" w:rsidP="00F95562" w:rsidRDefault="007E670A" w14:paraId="41196B3C" w14:textId="29F8D835">
      <w:pPr>
        <w:jc w:val="both"/>
        <w:rPr>
          <w:lang w:val="en-US"/>
        </w:rPr>
      </w:pPr>
    </w:p>
    <w:p w:rsidR="007E670A" w:rsidP="00F95562" w:rsidRDefault="007E670A" w14:paraId="6573E293" w14:textId="77777777">
      <w:pPr>
        <w:jc w:val="both"/>
        <w:rPr>
          <w:lang w:val="en-US"/>
        </w:rPr>
      </w:pPr>
    </w:p>
    <w:p w:rsidR="00F95562" w:rsidP="00F95562" w:rsidRDefault="00F95562" w14:paraId="31641513" w14:textId="5B25E007">
      <w:pPr>
        <w:jc w:val="both"/>
        <w:rPr>
          <w:lang w:val="en-US"/>
        </w:rPr>
      </w:pPr>
    </w:p>
    <w:p w:rsidR="009E6BD0" w:rsidP="00F95562" w:rsidRDefault="009E6BD0" w14:paraId="4EA930F0" w14:textId="77777777">
      <w:pPr>
        <w:jc w:val="both"/>
        <w:rPr>
          <w:lang w:val="en-US"/>
        </w:rPr>
      </w:pPr>
    </w:p>
    <w:p w:rsidR="004E73AB" w:rsidP="00F95562" w:rsidRDefault="004E73AB" w14:paraId="4FA8EF30" w14:textId="77777777">
      <w:pPr>
        <w:jc w:val="both"/>
        <w:rPr>
          <w:lang w:val="en-US"/>
        </w:rPr>
      </w:pPr>
    </w:p>
    <w:p w:rsidR="00F95562" w:rsidRDefault="00F95562" w14:paraId="6507425E" w14:textId="11F71B96">
      <w:pPr>
        <w:spacing w:line="360" w:lineRule="auto"/>
        <w:jc w:val="both"/>
        <w:rPr>
          <w:lang w:val="en-US"/>
        </w:rPr>
      </w:pPr>
    </w:p>
    <w:p w:rsidR="0032582E" w:rsidP="0032582E" w:rsidRDefault="0032582E" w14:paraId="18D2CC86" w14:textId="77777777">
      <w:pPr>
        <w:jc w:val="both"/>
        <w:rPr>
          <w:lang w:val="en-US"/>
        </w:rPr>
      </w:pPr>
    </w:p>
    <w:p w:rsidR="00226FCF" w:rsidP="00226FCF" w:rsidRDefault="00226FCF" w14:paraId="57105DFC" w14:textId="77777777">
      <w:pPr>
        <w:jc w:val="both"/>
        <w:rPr>
          <w:lang w:val="en-US"/>
        </w:rPr>
      </w:pPr>
      <w:r>
        <w:rPr>
          <w:lang w:val="en-US"/>
        </w:rPr>
        <w:t>You should only remove fields if they do not apply, not because you want.</w:t>
      </w:r>
    </w:p>
    <w:p w:rsidR="00226FCF" w:rsidP="00226FCF" w:rsidRDefault="00226FCF" w14:paraId="29F2668A" w14:textId="77777777">
      <w:pPr>
        <w:jc w:val="both"/>
        <w:rPr>
          <w:lang w:val="en-US"/>
        </w:rPr>
      </w:pPr>
    </w:p>
    <w:p w:rsidRPr="007E670A" w:rsidR="00226FCF" w:rsidP="00226FCF" w:rsidRDefault="00226FCF" w14:paraId="53547561" w14:textId="77777777">
      <w:pPr>
        <w:jc w:val="both"/>
        <w:rPr>
          <w:lang w:val="es-CO"/>
        </w:rPr>
      </w:pPr>
      <w:r w:rsidRPr="007E670A">
        <w:rPr>
          <w:lang w:val="es-CO"/>
        </w:rPr>
        <w:t>Tener que combiner fuentes para construirlo y no estaba así cuan</w:t>
      </w:r>
      <w:r>
        <w:rPr>
          <w:lang w:val="es-CO"/>
        </w:rPr>
        <w:t>do cuando se revisa las fuentes</w:t>
      </w:r>
      <w:r w:rsidRPr="007E670A">
        <w:rPr>
          <w:lang w:val="es-CO"/>
        </w:rPr>
        <w:t xml:space="preserve"> </w:t>
      </w:r>
    </w:p>
    <w:p w:rsidRPr="007E670A" w:rsidR="00226FCF" w:rsidP="00226FCF" w:rsidRDefault="00226FCF" w14:paraId="6A27DB62" w14:textId="77777777">
      <w:pPr>
        <w:jc w:val="both"/>
        <w:rPr>
          <w:lang w:val="es-CO"/>
        </w:rPr>
      </w:pPr>
    </w:p>
    <w:p w:rsidR="45E4E131" w:rsidP="208D3DC9" w:rsidRDefault="45E4E131" w14:paraId="27354162" w14:textId="41658DDF">
      <w:pPr>
        <w:jc w:val="both"/>
        <w:rPr>
          <w:lang w:val="es-CO"/>
        </w:rPr>
      </w:pPr>
      <w:r w:rsidRPr="208D3DC9">
        <w:rPr>
          <w:lang w:val="es-CO"/>
        </w:rPr>
        <w:t>No hacerlo cumbersome descripción de 3 paginas de padgett</w:t>
      </w:r>
    </w:p>
    <w:p w:rsidR="00226FCF" w:rsidP="00226FCF" w:rsidRDefault="00226FCF" w14:paraId="161833F1" w14:textId="77777777">
      <w:pPr>
        <w:jc w:val="both"/>
        <w:rPr>
          <w:lang w:val="en-US"/>
        </w:rPr>
      </w:pPr>
      <w:r>
        <w:rPr>
          <w:lang w:val="en-US"/>
        </w:rPr>
        <w:t>Shall we have a list of non-removable fields??</w:t>
      </w:r>
    </w:p>
    <w:p w:rsidR="0032582E" w:rsidP="0032582E" w:rsidRDefault="0032582E" w14:paraId="25484A06" w14:textId="77777777">
      <w:pPr>
        <w:jc w:val="both"/>
        <w:rPr>
          <w:lang w:val="en-US"/>
        </w:rPr>
      </w:pPr>
    </w:p>
    <w:p w:rsidR="0032582E" w:rsidP="0032582E" w:rsidRDefault="0032582E" w14:paraId="75924BC2" w14:textId="69FCE0C8">
      <w:pPr>
        <w:jc w:val="both"/>
        <w:rPr>
          <w:lang w:val="en-US"/>
        </w:rPr>
      </w:pPr>
      <w:r w:rsidRPr="00F95562">
        <w:rPr>
          <w:lang w:val="en-US"/>
        </w:rPr>
        <w:t>In appendices 2 and 3 we included two examples of the protocol filled using network data from Padgett´s florentine families. Appendix 2 exhibits an example of the protocol for a cross sectional, univariate and one-mode network. In this case, we filled the protocol using the information from the marriage relationships only. Please note that not applicable fields (e.g., details about ties weights which are not present in this dataset) were removed from the format. Appendix 3 exhibits an example of the protocol for multivariate data. In this case we included information about marriage and economic relationships on the same protocol (again non-applicable fields were removed)</w:t>
      </w:r>
    </w:p>
    <w:p w:rsidR="0032582E" w:rsidP="0032582E" w:rsidRDefault="0032582E" w14:paraId="08713BBB" w14:textId="77777777">
      <w:pPr>
        <w:spacing w:line="360" w:lineRule="auto"/>
        <w:jc w:val="both"/>
        <w:rPr>
          <w:lang w:val="en-US"/>
        </w:rPr>
      </w:pPr>
    </w:p>
    <w:p w:rsidR="0032582E" w:rsidP="0032582E" w:rsidRDefault="0032582E" w14:paraId="7B0D17EC" w14:textId="77777777">
      <w:pPr>
        <w:spacing w:line="360" w:lineRule="auto"/>
        <w:jc w:val="both"/>
        <w:rPr>
          <w:lang w:val="en-US"/>
        </w:rPr>
      </w:pPr>
      <w:r>
        <w:rPr>
          <w:lang w:val="en-US"/>
        </w:rPr>
        <w:t xml:space="preserve">Example 1. </w:t>
      </w:r>
    </w:p>
    <w:p w:rsidR="00F95562" w:rsidRDefault="00F95562" w14:paraId="657F9FEB" w14:textId="635721DE">
      <w:pPr>
        <w:spacing w:line="360" w:lineRule="auto"/>
        <w:jc w:val="both"/>
        <w:rPr>
          <w:lang w:val="en-US"/>
        </w:rPr>
      </w:pPr>
    </w:p>
    <w:p w:rsidR="00F95562" w:rsidRDefault="00F95562" w14:paraId="5B4A8C85" w14:textId="77777777">
      <w:pPr>
        <w:spacing w:line="360" w:lineRule="auto"/>
        <w:jc w:val="both"/>
        <w:rPr>
          <w:lang w:val="en-US"/>
        </w:rPr>
      </w:pPr>
    </w:p>
    <w:p w:rsidRPr="00F95562" w:rsidR="00F95562" w:rsidRDefault="00F95562" w14:paraId="7E58C6A8" w14:textId="77777777">
      <w:pPr>
        <w:spacing w:line="360" w:lineRule="auto"/>
        <w:jc w:val="both"/>
        <w:rPr>
          <w:lang w:val="en-US"/>
        </w:rPr>
      </w:pPr>
    </w:p>
    <w:p w:rsidRPr="00F95562" w:rsidR="00980987" w:rsidRDefault="00980987" w14:paraId="4AB4CC59" w14:textId="77777777">
      <w:pPr>
        <w:jc w:val="both"/>
        <w:rPr>
          <w:lang w:val="en-US"/>
        </w:rPr>
      </w:pPr>
    </w:p>
    <w:p w:rsidR="00980987" w:rsidRDefault="00533D11" w14:paraId="151051A5" w14:textId="77777777">
      <w:pPr>
        <w:numPr>
          <w:ilvl w:val="0"/>
          <w:numId w:val="1"/>
        </w:numPr>
        <w:jc w:val="both"/>
      </w:pPr>
      <w:r>
        <w:t>(2 pages)</w:t>
      </w:r>
    </w:p>
    <w:p w:rsidR="00980987" w:rsidRDefault="00533D11" w14:paraId="2E18DC38" w14:textId="77777777">
      <w:pPr>
        <w:ind w:left="720"/>
        <w:jc w:val="both"/>
      </w:pPr>
      <w:r>
        <w:t>1 WELL-KNOWN</w:t>
      </w:r>
    </w:p>
    <w:p w:rsidR="00980987" w:rsidRDefault="00980987" w14:paraId="0AC50971" w14:textId="77777777">
      <w:pPr>
        <w:ind w:left="720"/>
        <w:jc w:val="both"/>
      </w:pPr>
    </w:p>
    <w:p w:rsidRPr="00F95562" w:rsidR="00980987" w:rsidRDefault="00533D11" w14:paraId="4407F743" w14:textId="77777777">
      <w:pPr>
        <w:ind w:left="720"/>
        <w:jc w:val="both"/>
        <w:rPr>
          <w:color w:val="FF0000"/>
          <w:lang w:val="en-US"/>
        </w:rPr>
      </w:pPr>
      <w:r w:rsidRPr="00F95562">
        <w:rPr>
          <w:color w:val="FF0000"/>
          <w:lang w:val="en-US"/>
        </w:rPr>
        <w:t>One example with the most basic network protocol (this should be a known network) ¿Which one?.....if we do not worry about popularity, we can go for our own e-mail network. I have a version of the sawmill, but that is not a very well-know one.</w:t>
      </w:r>
    </w:p>
    <w:p w:rsidRPr="00F95562" w:rsidR="00980987" w:rsidRDefault="00533D11" w14:paraId="00A59C90" w14:textId="77777777">
      <w:pPr>
        <w:ind w:left="720"/>
        <w:jc w:val="both"/>
        <w:rPr>
          <w:color w:val="FF0000"/>
          <w:lang w:val="en-US"/>
        </w:rPr>
      </w:pPr>
      <w:r w:rsidRPr="00F95562">
        <w:rPr>
          <w:color w:val="FF0000"/>
          <w:lang w:val="en-US"/>
        </w:rPr>
        <w:t>An example with the larger protocol (PADGETT)</w:t>
      </w:r>
    </w:p>
    <w:p w:rsidR="00980987" w:rsidRDefault="00533D11" w14:paraId="6C73DDE8" w14:textId="77777777">
      <w:pPr>
        <w:numPr>
          <w:ilvl w:val="0"/>
          <w:numId w:val="1"/>
        </w:numPr>
        <w:jc w:val="both"/>
      </w:pPr>
      <w:r>
        <w:t>(2 pages)</w:t>
      </w:r>
    </w:p>
    <w:p w:rsidR="00980987" w:rsidRDefault="00533D11" w14:paraId="341503D2" w14:textId="77777777">
      <w:pPr>
        <w:ind w:left="720"/>
        <w:jc w:val="both"/>
      </w:pPr>
      <w:r>
        <w:t>COMPLETE NEW</w:t>
      </w:r>
    </w:p>
    <w:p w:rsidR="00980987" w:rsidRDefault="00533D11" w14:paraId="25405BF1" w14:textId="77777777">
      <w:pPr>
        <w:jc w:val="both"/>
        <w:rPr>
          <w:color w:val="FF0000"/>
        </w:rPr>
      </w:pPr>
      <w:r>
        <w:t xml:space="preserve">           </w:t>
      </w:r>
      <w:del w:author="Claudia Patricia Estévez Mujica" w:date="2023-07-11T21:43:00Z" w:id="5">
        <w:r>
          <w:rPr>
            <w:color w:val="FF0000"/>
          </w:rPr>
          <w:delText xml:space="preserve">The idea of having a </w:delText>
        </w:r>
        <w:r>
          <w:rPr>
            <w:color w:val="FF0000"/>
          </w:rPr>
          <w:delText>complete new protocol was to have one that is completely, with all the details</w:delText>
        </w:r>
      </w:del>
    </w:p>
    <w:p w:rsidR="00980987" w:rsidRDefault="00533D11" w14:paraId="3113FF6C" w14:textId="77777777">
      <w:pPr>
        <w:jc w:val="both"/>
      </w:pPr>
      <w:r>
        <w:t>Conclusion (1 page)</w:t>
      </w:r>
    </w:p>
    <w:p w:rsidR="00980987" w:rsidRDefault="00980987" w14:paraId="673AA806" w14:textId="77777777">
      <w:pPr>
        <w:jc w:val="both"/>
      </w:pPr>
    </w:p>
    <w:p w:rsidR="00980987" w:rsidRDefault="00533D11" w14:paraId="504CED8F" w14:textId="77777777">
      <w:pPr>
        <w:jc w:val="both"/>
      </w:pPr>
      <w:r>
        <w:t>References</w:t>
      </w:r>
    </w:p>
    <w:p w:rsidR="00980987" w:rsidRDefault="00980987" w14:paraId="324258B2" w14:textId="77777777">
      <w:pPr>
        <w:jc w:val="both"/>
      </w:pPr>
    </w:p>
    <w:p w:rsidR="00980987" w:rsidRDefault="00533D11" w14:paraId="36518506" w14:textId="77777777">
      <w:pPr>
        <w:jc w:val="both"/>
      </w:pPr>
      <w:r>
        <w:t>Tables</w:t>
      </w:r>
    </w:p>
    <w:p w:rsidR="00980987" w:rsidRDefault="00533D11" w14:paraId="70690148" w14:textId="77777777">
      <w:pPr>
        <w:jc w:val="both"/>
      </w:pPr>
      <w:r>
        <w:tab/>
      </w:r>
      <w:del w:author="Claudia Patricia Estévez Mujica" w:date="2023-07-04T18:14:00Z" w:id="6">
        <w:r>
          <w:delText>Table with articles reviewed</w:delText>
        </w:r>
      </w:del>
    </w:p>
    <w:p w:rsidR="00980987" w:rsidRDefault="00533D11" w14:paraId="076319A7" w14:textId="77777777">
      <w:pPr>
        <w:jc w:val="both"/>
        <w:rPr>
          <w:del w:author="Claudia Patricia Estévez Mujica" w:date="2023-07-11T21:44:00Z" w:id="7"/>
          <w:color w:val="FF0000"/>
        </w:rPr>
      </w:pPr>
      <w:r>
        <w:tab/>
      </w:r>
      <w:del w:author="Claudia Patricia Estévez Mujica" w:date="2023-07-11T21:44:00Z" w:id="8">
        <w:r>
          <w:delText>Network protocol for each case study (2 pages)</w:delText>
        </w:r>
      </w:del>
    </w:p>
    <w:p w:rsidR="00980987" w:rsidRDefault="00533D11" w14:paraId="7FDBBDC2" w14:textId="77777777">
      <w:pPr>
        <w:jc w:val="both"/>
      </w:pPr>
      <w:del w:author="Claudia Patricia Estévez Mujica" w:date="2023-07-11T21:44:00Z" w:id="9">
        <w:r>
          <w:tab/>
        </w:r>
      </w:del>
    </w:p>
    <w:p w:rsidR="00980987" w:rsidRDefault="00533D11" w14:paraId="2C0BAE1E" w14:textId="77777777">
      <w:pPr>
        <w:jc w:val="both"/>
      </w:pPr>
      <w:r>
        <w:t>Appendices:</w:t>
      </w:r>
    </w:p>
    <w:p w:rsidR="00980987" w:rsidRDefault="00533D11" w14:paraId="57238B71" w14:textId="77777777">
      <w:pPr>
        <w:jc w:val="both"/>
      </w:pPr>
      <w:r>
        <w:tab/>
      </w:r>
      <w:r>
        <w:t>guidebook (12 pages)</w:t>
      </w:r>
    </w:p>
    <w:p w:rsidRPr="00F95562" w:rsidR="00980987" w:rsidRDefault="00533D11" w14:paraId="09A94007" w14:textId="77777777">
      <w:pPr>
        <w:jc w:val="both"/>
        <w:rPr>
          <w:lang w:val="en-US"/>
        </w:rPr>
      </w:pPr>
      <w:r w:rsidRPr="00F95562">
        <w:rPr>
          <w:lang w:val="en-US"/>
        </w:rPr>
        <w:tab/>
      </w:r>
      <w:del w:author="Claudia Patricia Estévez Mujica" w:date="2023-07-11T21:42:00Z" w:id="10">
        <w:r w:rsidRPr="00F95562">
          <w:rPr>
            <w:lang w:val="en-US"/>
          </w:rPr>
          <w:delText>Networks reviewed by experts</w:delText>
        </w:r>
      </w:del>
      <w:ins w:author="Claudia Patricia Estévez Mujica" w:date="2023-07-11T21:42:00Z" w:id="11">
        <w:r w:rsidRPr="00F95562">
          <w:rPr>
            <w:lang w:val="en-US"/>
          </w:rPr>
          <w:t xml:space="preserve"> Available by request (Revisions file in teams)</w:t>
        </w:r>
      </w:ins>
    </w:p>
    <w:p w:rsidRPr="00F95562" w:rsidR="00980987" w:rsidRDefault="00533D11" w14:paraId="3D09F514" w14:textId="77777777">
      <w:pPr>
        <w:jc w:val="both"/>
        <w:rPr>
          <w:color w:val="FF0000"/>
          <w:lang w:val="en-US"/>
        </w:rPr>
      </w:pPr>
      <w:r w:rsidRPr="00F95562">
        <w:rPr>
          <w:lang w:val="en-US"/>
        </w:rPr>
        <w:t xml:space="preserve">           </w:t>
      </w:r>
    </w:p>
    <w:p w:rsidRPr="00F95562" w:rsidR="00980987" w:rsidRDefault="00533D11" w14:paraId="420BE45F" w14:textId="77777777">
      <w:pPr>
        <w:jc w:val="both"/>
        <w:rPr>
          <w:color w:val="FF0000"/>
          <w:lang w:val="en-US"/>
        </w:rPr>
      </w:pPr>
      <w:r w:rsidRPr="00F95562">
        <w:rPr>
          <w:color w:val="FF0000"/>
          <w:lang w:val="en-US"/>
        </w:rPr>
        <w:t xml:space="preserve">            Sebastian Schorch (advice, leadership and civility network) …old version</w:t>
      </w:r>
    </w:p>
    <w:p w:rsidRPr="00F95562" w:rsidR="00980987" w:rsidRDefault="00533D11" w14:paraId="5D44DDC3" w14:textId="77777777">
      <w:pPr>
        <w:jc w:val="both"/>
        <w:rPr>
          <w:color w:val="FF0000"/>
          <w:lang w:val="en-US"/>
        </w:rPr>
      </w:pPr>
      <w:r w:rsidRPr="00F95562">
        <w:rPr>
          <w:color w:val="FF0000"/>
          <w:lang w:val="en-US"/>
        </w:rPr>
        <w:t xml:space="preserve">            </w:t>
      </w:r>
    </w:p>
    <w:p w:rsidRPr="00F95562" w:rsidR="00980987" w:rsidRDefault="00980987" w14:paraId="35FC6618" w14:textId="77777777">
      <w:pPr>
        <w:jc w:val="both"/>
        <w:rPr>
          <w:color w:val="FF0000"/>
          <w:lang w:val="en-US"/>
        </w:rPr>
      </w:pPr>
    </w:p>
    <w:p w:rsidRPr="00F95562" w:rsidR="00980987" w:rsidRDefault="00533D11" w14:paraId="2EE581E8" w14:textId="77777777">
      <w:pPr>
        <w:jc w:val="both"/>
        <w:rPr>
          <w:color w:val="FF0000"/>
          <w:lang w:val="en-US"/>
        </w:rPr>
      </w:pPr>
      <w:r w:rsidRPr="00F95562">
        <w:rPr>
          <w:color w:val="FF0000"/>
          <w:lang w:val="en-US"/>
        </w:rPr>
        <w:t xml:space="preserve">            Brennecke (I think we send the protocol, and we got comments back) However, I do not remember the comments and whether we are allowed to put the protocol as a examples</w:t>
      </w:r>
    </w:p>
    <w:p w:rsidRPr="00F95562" w:rsidR="00980987" w:rsidRDefault="00533D11" w14:paraId="35B57D4B" w14:textId="77777777">
      <w:pPr>
        <w:jc w:val="both"/>
        <w:rPr>
          <w:color w:val="FF0000"/>
          <w:lang w:val="en-US"/>
        </w:rPr>
      </w:pPr>
      <w:r w:rsidRPr="00F95562">
        <w:rPr>
          <w:color w:val="FF0000"/>
          <w:lang w:val="en-US"/>
        </w:rPr>
        <w:t xml:space="preserve">            Troster (I do not remember if you finally send the protocol)</w:t>
      </w:r>
    </w:p>
    <w:p w:rsidRPr="00F95562" w:rsidR="00980987" w:rsidRDefault="00533D11" w14:paraId="0E948230" w14:textId="77777777">
      <w:pPr>
        <w:jc w:val="both"/>
        <w:rPr>
          <w:color w:val="FF0000"/>
          <w:lang w:val="en-US"/>
        </w:rPr>
      </w:pPr>
      <w:r w:rsidRPr="00F95562">
        <w:rPr>
          <w:color w:val="FF0000"/>
          <w:lang w:val="en-US"/>
        </w:rPr>
        <w:t xml:space="preserve">           </w:t>
      </w:r>
    </w:p>
    <w:p w:rsidRPr="00F95562" w:rsidR="00980987" w:rsidRDefault="00980987" w14:paraId="72531A0A" w14:textId="77777777">
      <w:pPr>
        <w:jc w:val="both"/>
        <w:rPr>
          <w:lang w:val="en-US"/>
        </w:rPr>
      </w:pPr>
    </w:p>
    <w:p w:rsidRPr="00F95562" w:rsidR="00980987" w:rsidRDefault="00533D11" w14:paraId="791AF115" w14:textId="77777777">
      <w:pPr>
        <w:jc w:val="both"/>
        <w:rPr>
          <w:lang w:val="en-US"/>
        </w:rPr>
      </w:pPr>
      <w:r w:rsidRPr="00F95562">
        <w:rPr>
          <w:lang w:val="en-US"/>
        </w:rPr>
        <w:tab/>
      </w:r>
    </w:p>
    <w:p w:rsidRPr="00F95562" w:rsidR="00980987" w:rsidRDefault="00533D11" w14:paraId="199FB1C9" w14:textId="77777777">
      <w:pPr>
        <w:jc w:val="both"/>
        <w:rPr>
          <w:lang w:val="en-US"/>
        </w:rPr>
      </w:pPr>
      <w:r w:rsidRPr="00F95562">
        <w:rPr>
          <w:lang w:val="en-US"/>
        </w:rPr>
        <w:tab/>
      </w:r>
    </w:p>
    <w:p w:rsidR="00980987" w:rsidP="6600861E" w:rsidRDefault="00980987" w14:paraId="4263C484" w14:textId="530BC9AD">
      <w:pPr/>
      <w:r>
        <w:br w:type="page"/>
      </w:r>
    </w:p>
    <w:p w:rsidR="00980987" w:rsidRDefault="00980987" w14:textId="77777777" w14:paraId="4EC942C3">
      <w:pPr>
        <w:jc w:val="both"/>
      </w:pPr>
      <w:r w:rsidR="42040F4B">
        <w:rPr/>
        <w:t>APPENDIX 1 : Full protocol</w:t>
      </w:r>
    </w:p>
    <w:p w:rsidR="00980987" w:rsidP="6600861E" w:rsidRDefault="00980987" w14:paraId="69534C83" w14:textId="1F2C9C9E">
      <w:pPr>
        <w:pStyle w:val="Normal"/>
        <w:jc w:val="both"/>
      </w:pP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89"/>
        <w:gridCol w:w="1814"/>
        <w:gridCol w:w="3073"/>
        <w:gridCol w:w="2749"/>
      </w:tblGrid>
      <w:tr w:rsidRPr="007E670A" w:rsidR="00980987" w14:paraId="10581EE1" w14:textId="77777777">
        <w:trPr>
          <w:trHeight w:val="345"/>
        </w:trPr>
        <w:tc>
          <w:tcPr>
            <w:tcW w:w="1388" w:type="dxa"/>
            <w:vMerge w:val="restart"/>
            <w:tcBorders>
              <w:top w:val="single" w:color="CCCCCC" w:sz="6" w:space="0"/>
              <w:left w:val="single" w:color="CCCCCC" w:sz="6" w:space="0"/>
              <w:bottom w:val="single" w:color="CCCCCC" w:sz="6" w:space="0"/>
              <w:right w:val="single" w:color="000000" w:sz="6" w:space="0"/>
            </w:tcBorders>
            <w:tcMar>
              <w:top w:w="40" w:type="dxa"/>
              <w:left w:w="40" w:type="dxa"/>
              <w:bottom w:w="40" w:type="dxa"/>
              <w:right w:w="40" w:type="dxa"/>
            </w:tcMar>
            <w:vAlign w:val="center"/>
          </w:tcPr>
          <w:p w:rsidR="00980987" w:rsidRDefault="00533D11" w14:paraId="3BAB28D0" w14:textId="77777777">
            <w:pPr>
              <w:widowControl w:val="0"/>
              <w:rPr>
                <w:rFonts w:ascii="Calibri" w:hAnsi="Calibri" w:eastAsia="Calibri" w:cs="Calibri"/>
                <w:b/>
              </w:rPr>
            </w:pPr>
            <w:r>
              <w:rPr>
                <w:rFonts w:ascii="Calibri" w:hAnsi="Calibri" w:eastAsia="Calibri" w:cs="Calibri"/>
                <w:b/>
              </w:rPr>
              <w:t>Dataset DOI:</w:t>
            </w:r>
          </w:p>
        </w:tc>
        <w:tc>
          <w:tcPr>
            <w:tcW w:w="7636" w:type="dxa"/>
            <w:gridSpan w:val="3"/>
            <w:tcBorders>
              <w:top w:val="single" w:color="000000" w:sz="6" w:space="0"/>
              <w:left w:val="single" w:color="CCCCCC" w:sz="6" w:space="0"/>
              <w:bottom w:val="single" w:color="000000" w:sz="6" w:space="0"/>
              <w:right w:val="single" w:color="000000" w:sz="6" w:space="0"/>
            </w:tcBorders>
            <w:shd w:val="clear" w:color="auto" w:fill="999999"/>
            <w:tcMar>
              <w:top w:w="40" w:type="dxa"/>
              <w:left w:w="40" w:type="dxa"/>
              <w:bottom w:w="40" w:type="dxa"/>
              <w:right w:w="40" w:type="dxa"/>
            </w:tcMar>
            <w:vAlign w:val="bottom"/>
          </w:tcPr>
          <w:p w:rsidRPr="00F95562" w:rsidR="00980987" w:rsidRDefault="00533D11" w14:paraId="30498AA1" w14:textId="77777777">
            <w:pPr>
              <w:widowControl w:val="0"/>
              <w:jc w:val="center"/>
              <w:rPr>
                <w:sz w:val="20"/>
                <w:szCs w:val="20"/>
                <w:lang w:val="en-US"/>
              </w:rPr>
            </w:pPr>
            <w:r w:rsidRPr="00F95562">
              <w:rPr>
                <w:rFonts w:ascii="Calibri" w:hAnsi="Calibri" w:eastAsia="Calibri" w:cs="Calibri"/>
                <w:b/>
                <w:lang w:val="en-US"/>
              </w:rPr>
              <w:t xml:space="preserve">STANDARD PROTOCOL FOR </w:t>
            </w:r>
            <w:r w:rsidRPr="00F95562">
              <w:rPr>
                <w:rFonts w:ascii="Calibri" w:hAnsi="Calibri" w:eastAsia="Calibri" w:cs="Calibri"/>
                <w:b/>
                <w:lang w:val="en-US"/>
              </w:rPr>
              <w:t>DESCRIBING SOCIAL NETWORKS</w:t>
            </w:r>
          </w:p>
        </w:tc>
      </w:tr>
      <w:tr w:rsidR="00980987" w14:paraId="6668C196" w14:textId="77777777">
        <w:trPr>
          <w:trHeight w:val="345"/>
        </w:trPr>
        <w:tc>
          <w:tcPr>
            <w:tcW w:w="1388" w:type="dxa"/>
            <w:vMerge/>
            <w:tcBorders>
              <w:top w:val="single" w:color="CCCCCC" w:sz="6" w:space="0"/>
              <w:left w:val="single" w:color="CCCCCC" w:sz="6" w:space="0"/>
              <w:bottom w:val="single" w:color="CCCCCC" w:sz="6" w:space="0"/>
              <w:right w:val="single" w:color="000000" w:sz="6" w:space="0"/>
            </w:tcBorders>
            <w:shd w:val="clear" w:color="auto" w:fill="auto"/>
            <w:tcMar>
              <w:top w:w="100" w:type="dxa"/>
              <w:left w:w="100" w:type="dxa"/>
              <w:bottom w:w="100" w:type="dxa"/>
              <w:right w:w="100" w:type="dxa"/>
            </w:tcMar>
          </w:tcPr>
          <w:p w:rsidRPr="00F95562" w:rsidR="00980987" w:rsidRDefault="00980987" w14:paraId="1FA54FCB" w14:textId="77777777">
            <w:pPr>
              <w:widowControl w:val="0"/>
              <w:rPr>
                <w:sz w:val="20"/>
                <w:szCs w:val="20"/>
                <w:lang w:val="en-US"/>
              </w:rPr>
            </w:pPr>
          </w:p>
        </w:tc>
        <w:tc>
          <w:tcPr>
            <w:tcW w:w="1814" w:type="dxa"/>
            <w:tcBorders>
              <w:top w:val="single" w:color="CCCCCC" w:sz="6" w:space="0"/>
              <w:left w:val="single" w:color="CCCCCC" w:sz="6" w:space="0"/>
              <w:bottom w:val="single" w:color="000000" w:sz="6" w:space="0"/>
              <w:right w:val="single" w:color="000000" w:sz="6" w:space="0"/>
            </w:tcBorders>
            <w:shd w:val="clear" w:color="auto" w:fill="F2F2F2"/>
            <w:tcMar>
              <w:top w:w="40" w:type="dxa"/>
              <w:left w:w="40" w:type="dxa"/>
              <w:bottom w:w="40" w:type="dxa"/>
              <w:right w:w="40" w:type="dxa"/>
            </w:tcMar>
            <w:vAlign w:val="bottom"/>
          </w:tcPr>
          <w:p w:rsidR="00980987" w:rsidRDefault="00533D11" w14:paraId="23F2DF1D" w14:textId="77777777">
            <w:pPr>
              <w:widowControl w:val="0"/>
              <w:jc w:val="center"/>
              <w:rPr>
                <w:sz w:val="20"/>
                <w:szCs w:val="20"/>
              </w:rPr>
            </w:pPr>
            <w:r>
              <w:rPr>
                <w:rFonts w:ascii="Calibri" w:hAnsi="Calibri" w:eastAsia="Calibri" w:cs="Calibri"/>
              </w:rPr>
              <w:t>Field</w:t>
            </w:r>
          </w:p>
        </w:tc>
        <w:tc>
          <w:tcPr>
            <w:tcW w:w="3073" w:type="dxa"/>
            <w:tcBorders>
              <w:top w:val="single" w:color="CCCCCC" w:sz="6" w:space="0"/>
              <w:left w:val="single" w:color="CCCCCC" w:sz="6" w:space="0"/>
              <w:bottom w:val="single" w:color="000000" w:sz="6" w:space="0"/>
              <w:right w:val="single" w:color="000000" w:sz="6" w:space="0"/>
            </w:tcBorders>
            <w:shd w:val="clear" w:color="auto" w:fill="F2F2F2"/>
            <w:tcMar>
              <w:top w:w="40" w:type="dxa"/>
              <w:left w:w="40" w:type="dxa"/>
              <w:bottom w:w="40" w:type="dxa"/>
              <w:right w:w="40" w:type="dxa"/>
            </w:tcMar>
            <w:vAlign w:val="bottom"/>
          </w:tcPr>
          <w:p w:rsidR="00980987" w:rsidRDefault="00533D11" w14:paraId="37661023" w14:textId="77777777">
            <w:pPr>
              <w:widowControl w:val="0"/>
              <w:jc w:val="center"/>
              <w:rPr>
                <w:sz w:val="20"/>
                <w:szCs w:val="20"/>
              </w:rPr>
            </w:pPr>
            <w:r>
              <w:rPr>
                <w:rFonts w:ascii="Calibri" w:hAnsi="Calibri" w:eastAsia="Calibri" w:cs="Calibri"/>
              </w:rPr>
              <w:t>Field description</w:t>
            </w:r>
          </w:p>
        </w:tc>
        <w:tc>
          <w:tcPr>
            <w:tcW w:w="2749" w:type="dxa"/>
            <w:tcBorders>
              <w:top w:val="single" w:color="CCCCCC" w:sz="6" w:space="0"/>
              <w:left w:val="single" w:color="CCCCCC" w:sz="6" w:space="0"/>
              <w:bottom w:val="single" w:color="000000" w:sz="6" w:space="0"/>
              <w:right w:val="single" w:color="000000" w:sz="6" w:space="0"/>
            </w:tcBorders>
            <w:shd w:val="clear" w:color="auto" w:fill="F2F2F2"/>
            <w:tcMar>
              <w:top w:w="40" w:type="dxa"/>
              <w:left w:w="40" w:type="dxa"/>
              <w:bottom w:w="40" w:type="dxa"/>
              <w:right w:w="40" w:type="dxa"/>
            </w:tcMar>
            <w:vAlign w:val="bottom"/>
          </w:tcPr>
          <w:p w:rsidR="00980987" w:rsidRDefault="00533D11" w14:paraId="6185D5D2" w14:textId="77777777">
            <w:pPr>
              <w:widowControl w:val="0"/>
              <w:jc w:val="center"/>
              <w:rPr>
                <w:sz w:val="20"/>
                <w:szCs w:val="20"/>
              </w:rPr>
            </w:pPr>
            <w:r>
              <w:rPr>
                <w:rFonts w:ascii="Calibri" w:hAnsi="Calibri" w:eastAsia="Calibri" w:cs="Calibri"/>
              </w:rPr>
              <w:t>Answer</w:t>
            </w:r>
          </w:p>
        </w:tc>
      </w:tr>
      <w:tr w:rsidRPr="007E670A" w:rsidR="00980987" w14:paraId="465F575E" w14:textId="77777777">
        <w:trPr>
          <w:trHeight w:val="330"/>
        </w:trPr>
        <w:tc>
          <w:tcPr>
            <w:tcW w:w="1388" w:type="dxa"/>
            <w:vMerge w:val="restart"/>
            <w:tcBorders>
              <w:top w:val="single" w:color="CCCCCC" w:sz="6" w:space="0"/>
              <w:left w:val="single" w:color="CCCCCC" w:sz="6" w:space="0"/>
              <w:bottom w:val="single" w:color="CCCCCC" w:sz="6" w:space="0"/>
              <w:right w:val="single" w:color="000000" w:sz="6" w:space="0"/>
            </w:tcBorders>
            <w:shd w:val="clear" w:color="auto" w:fill="BFBFBF"/>
            <w:tcMar>
              <w:top w:w="40" w:type="dxa"/>
              <w:left w:w="40" w:type="dxa"/>
              <w:bottom w:w="40" w:type="dxa"/>
              <w:right w:w="40" w:type="dxa"/>
            </w:tcMar>
            <w:vAlign w:val="center"/>
          </w:tcPr>
          <w:p w:rsidR="00980987" w:rsidRDefault="00533D11" w14:paraId="5BD791B3" w14:textId="77777777">
            <w:pPr>
              <w:widowControl w:val="0"/>
              <w:jc w:val="center"/>
              <w:rPr>
                <w:rFonts w:ascii="Calibri" w:hAnsi="Calibri" w:eastAsia="Calibri" w:cs="Calibri"/>
                <w:b/>
              </w:rPr>
            </w:pPr>
            <w:r>
              <w:rPr>
                <w:rFonts w:ascii="Calibri" w:hAnsi="Calibri" w:eastAsia="Calibri" w:cs="Calibri"/>
                <w:b/>
              </w:rPr>
              <w:t>Overview</w:t>
            </w:r>
          </w:p>
        </w:tc>
        <w:tc>
          <w:tcPr>
            <w:tcW w:w="1814" w:type="dxa"/>
            <w:tcBorders>
              <w:top w:val="single" w:color="CCCCCC" w:sz="6" w:space="0"/>
              <w:left w:val="single" w:color="CCCCCC" w:sz="6" w:space="0"/>
              <w:bottom w:val="single" w:color="000000" w:sz="6" w:space="0"/>
              <w:right w:val="single" w:color="000000" w:sz="6" w:space="0"/>
            </w:tcBorders>
            <w:shd w:val="clear" w:color="auto" w:fill="C9DAF8"/>
            <w:tcMar>
              <w:top w:w="40" w:type="dxa"/>
              <w:left w:w="40" w:type="dxa"/>
              <w:bottom w:w="40" w:type="dxa"/>
              <w:right w:w="40" w:type="dxa"/>
            </w:tcMar>
            <w:vAlign w:val="center"/>
          </w:tcPr>
          <w:p w:rsidR="00980987" w:rsidRDefault="00533D11" w14:paraId="77FD63AE" w14:textId="77777777">
            <w:pPr>
              <w:widowControl w:val="0"/>
              <w:rPr>
                <w:sz w:val="20"/>
                <w:szCs w:val="20"/>
              </w:rPr>
            </w:pPr>
            <w:r>
              <w:rPr>
                <w:rFonts w:ascii="Calibri" w:hAnsi="Calibri" w:eastAsia="Calibri" w:cs="Calibri"/>
                <w:sz w:val="20"/>
                <w:szCs w:val="20"/>
              </w:rPr>
              <w:t>Description of the Network</w:t>
            </w:r>
          </w:p>
        </w:tc>
        <w:tc>
          <w:tcPr>
            <w:tcW w:w="3073"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533D11" w14:paraId="4EE5FA61" w14:textId="77777777">
            <w:pPr>
              <w:widowControl w:val="0"/>
              <w:rPr>
                <w:sz w:val="20"/>
                <w:szCs w:val="20"/>
                <w:lang w:val="en-US"/>
              </w:rPr>
            </w:pPr>
            <w:r w:rsidRPr="00F95562">
              <w:rPr>
                <w:rFonts w:ascii="Calibri" w:hAnsi="Calibri" w:eastAsia="Calibri" w:cs="Calibri"/>
                <w:i/>
                <w:sz w:val="20"/>
                <w:szCs w:val="20"/>
                <w:lang w:val="en-US"/>
              </w:rPr>
              <w:t>A one line, concise and specific description of the network</w:t>
            </w:r>
          </w:p>
        </w:tc>
        <w:tc>
          <w:tcPr>
            <w:tcW w:w="2749"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980987" w14:paraId="67C331EE" w14:textId="77777777">
            <w:pPr>
              <w:widowControl w:val="0"/>
              <w:rPr>
                <w:sz w:val="20"/>
                <w:szCs w:val="20"/>
                <w:lang w:val="en-US"/>
              </w:rPr>
            </w:pPr>
          </w:p>
        </w:tc>
      </w:tr>
      <w:tr w:rsidR="00980987" w14:paraId="3AFFF0B6" w14:textId="77777777">
        <w:trPr>
          <w:trHeight w:val="330"/>
        </w:trPr>
        <w:tc>
          <w:tcPr>
            <w:tcW w:w="1388" w:type="dxa"/>
            <w:vMerge/>
            <w:tcBorders>
              <w:top w:val="single" w:color="CCCCCC" w:sz="6" w:space="0"/>
              <w:left w:val="single" w:color="CCCCCC" w:sz="6" w:space="0"/>
              <w:bottom w:val="single" w:color="CCCCCC" w:sz="6" w:space="0"/>
              <w:right w:val="single" w:color="000000" w:sz="6" w:space="0"/>
            </w:tcBorders>
            <w:shd w:val="clear" w:color="auto" w:fill="auto"/>
            <w:tcMar>
              <w:top w:w="100" w:type="dxa"/>
              <w:left w:w="100" w:type="dxa"/>
              <w:bottom w:w="100" w:type="dxa"/>
              <w:right w:w="100" w:type="dxa"/>
            </w:tcMar>
          </w:tcPr>
          <w:p w:rsidRPr="00F95562" w:rsidR="00980987" w:rsidRDefault="00980987" w14:paraId="52A79E2B" w14:textId="77777777">
            <w:pPr>
              <w:widowControl w:val="0"/>
              <w:rPr>
                <w:sz w:val="20"/>
                <w:szCs w:val="20"/>
                <w:lang w:val="en-US"/>
              </w:rPr>
            </w:pPr>
          </w:p>
        </w:tc>
        <w:tc>
          <w:tcPr>
            <w:tcW w:w="1814" w:type="dxa"/>
            <w:vMerge w:val="restart"/>
            <w:tcBorders>
              <w:top w:val="single" w:color="CCCCCC" w:sz="6" w:space="0"/>
              <w:left w:val="single" w:color="CCCCCC" w:sz="6" w:space="0"/>
              <w:bottom w:val="single" w:color="000000" w:sz="6" w:space="0"/>
              <w:right w:val="single" w:color="000000" w:sz="6" w:space="0"/>
            </w:tcBorders>
            <w:shd w:val="clear" w:color="auto" w:fill="C9DAF8"/>
            <w:tcMar>
              <w:top w:w="40" w:type="dxa"/>
              <w:left w:w="40" w:type="dxa"/>
              <w:bottom w:w="40" w:type="dxa"/>
              <w:right w:w="40" w:type="dxa"/>
            </w:tcMar>
            <w:vAlign w:val="center"/>
          </w:tcPr>
          <w:p w:rsidR="00980987" w:rsidRDefault="00533D11" w14:paraId="036BBC7B" w14:textId="77777777">
            <w:pPr>
              <w:widowControl w:val="0"/>
              <w:rPr>
                <w:rFonts w:ascii="Calibri" w:hAnsi="Calibri" w:eastAsia="Calibri" w:cs="Calibri"/>
                <w:sz w:val="20"/>
                <w:szCs w:val="20"/>
              </w:rPr>
            </w:pPr>
            <w:r>
              <w:rPr>
                <w:rFonts w:ascii="Calibri" w:hAnsi="Calibri" w:eastAsia="Calibri" w:cs="Calibri"/>
                <w:sz w:val="20"/>
                <w:szCs w:val="20"/>
              </w:rPr>
              <w:t>Network Data Type</w:t>
            </w:r>
          </w:p>
        </w:tc>
        <w:tc>
          <w:tcPr>
            <w:tcW w:w="3073"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00980987" w:rsidRDefault="00533D11" w14:paraId="572A5A87" w14:textId="77777777">
            <w:pPr>
              <w:widowControl w:val="0"/>
              <w:rPr>
                <w:sz w:val="20"/>
                <w:szCs w:val="20"/>
              </w:rPr>
            </w:pPr>
            <w:r>
              <w:rPr>
                <w:rFonts w:ascii="Calibri" w:hAnsi="Calibri" w:eastAsia="Calibri" w:cs="Calibri"/>
                <w:i/>
                <w:sz w:val="20"/>
                <w:szCs w:val="20"/>
              </w:rPr>
              <w:t>Cross-sectional or Longitudinal</w:t>
            </w:r>
          </w:p>
        </w:tc>
        <w:tc>
          <w:tcPr>
            <w:tcW w:w="2749"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00980987" w:rsidRDefault="00980987" w14:paraId="0EDFCE74" w14:textId="77777777">
            <w:pPr>
              <w:widowControl w:val="0"/>
              <w:rPr>
                <w:sz w:val="20"/>
                <w:szCs w:val="20"/>
              </w:rPr>
            </w:pPr>
          </w:p>
        </w:tc>
      </w:tr>
      <w:tr w:rsidR="00980987" w14:paraId="6BDEE3EA" w14:textId="77777777">
        <w:trPr>
          <w:trHeight w:val="330"/>
        </w:trPr>
        <w:tc>
          <w:tcPr>
            <w:tcW w:w="1388" w:type="dxa"/>
            <w:vMerge/>
            <w:tcBorders>
              <w:top w:val="single" w:color="CCCCCC" w:sz="6" w:space="0"/>
              <w:left w:val="single" w:color="CCCCCC" w:sz="6" w:space="0"/>
              <w:bottom w:val="single" w:color="CCCCCC" w:sz="6" w:space="0"/>
              <w:right w:val="single" w:color="000000" w:sz="6" w:space="0"/>
            </w:tcBorders>
            <w:shd w:val="clear" w:color="auto" w:fill="auto"/>
            <w:tcMar>
              <w:top w:w="100" w:type="dxa"/>
              <w:left w:w="100" w:type="dxa"/>
              <w:bottom w:w="100" w:type="dxa"/>
              <w:right w:w="100" w:type="dxa"/>
            </w:tcMar>
          </w:tcPr>
          <w:p w:rsidR="00980987" w:rsidRDefault="00980987" w14:paraId="07C25548" w14:textId="77777777">
            <w:pPr>
              <w:widowControl w:val="0"/>
              <w:rPr>
                <w:sz w:val="20"/>
                <w:szCs w:val="20"/>
              </w:rPr>
            </w:pPr>
          </w:p>
        </w:tc>
        <w:tc>
          <w:tcPr>
            <w:tcW w:w="1814" w:type="dxa"/>
            <w:vMerge/>
            <w:tcBorders>
              <w:top w:val="single" w:color="CCCCCC" w:sz="6" w:space="0"/>
              <w:left w:val="single" w:color="CCCCCC" w:sz="6" w:space="0"/>
              <w:bottom w:val="single" w:color="000000" w:sz="6" w:space="0"/>
              <w:right w:val="single" w:color="000000" w:sz="6" w:space="0"/>
            </w:tcBorders>
            <w:shd w:val="clear" w:color="auto" w:fill="auto"/>
            <w:tcMar>
              <w:top w:w="100" w:type="dxa"/>
              <w:left w:w="100" w:type="dxa"/>
              <w:bottom w:w="100" w:type="dxa"/>
              <w:right w:w="100" w:type="dxa"/>
            </w:tcMar>
          </w:tcPr>
          <w:p w:rsidR="00980987" w:rsidRDefault="00980987" w14:paraId="454E527E" w14:textId="77777777">
            <w:pPr>
              <w:widowControl w:val="0"/>
              <w:rPr>
                <w:sz w:val="20"/>
                <w:szCs w:val="20"/>
              </w:rPr>
            </w:pPr>
          </w:p>
        </w:tc>
        <w:tc>
          <w:tcPr>
            <w:tcW w:w="3073"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00980987" w:rsidRDefault="00533D11" w14:paraId="68BF9379" w14:textId="77777777">
            <w:pPr>
              <w:widowControl w:val="0"/>
              <w:rPr>
                <w:sz w:val="20"/>
                <w:szCs w:val="20"/>
              </w:rPr>
            </w:pPr>
            <w:r>
              <w:rPr>
                <w:rFonts w:ascii="Calibri" w:hAnsi="Calibri" w:eastAsia="Calibri" w:cs="Calibri"/>
                <w:i/>
                <w:sz w:val="20"/>
                <w:szCs w:val="20"/>
              </w:rPr>
              <w:t>Univariate or Multivariate</w:t>
            </w:r>
          </w:p>
        </w:tc>
        <w:tc>
          <w:tcPr>
            <w:tcW w:w="2749"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00980987" w:rsidRDefault="00980987" w14:paraId="188971C9" w14:textId="77777777">
            <w:pPr>
              <w:widowControl w:val="0"/>
              <w:rPr>
                <w:sz w:val="20"/>
                <w:szCs w:val="20"/>
              </w:rPr>
            </w:pPr>
          </w:p>
        </w:tc>
      </w:tr>
      <w:tr w:rsidRPr="007E670A" w:rsidR="00980987" w14:paraId="4101DD56" w14:textId="77777777">
        <w:trPr>
          <w:trHeight w:val="585"/>
        </w:trPr>
        <w:tc>
          <w:tcPr>
            <w:tcW w:w="1388" w:type="dxa"/>
            <w:vMerge/>
            <w:tcBorders>
              <w:top w:val="single" w:color="CCCCCC" w:sz="6" w:space="0"/>
              <w:left w:val="single" w:color="CCCCCC" w:sz="6" w:space="0"/>
              <w:bottom w:val="single" w:color="CCCCCC" w:sz="6" w:space="0"/>
              <w:right w:val="single" w:color="000000" w:sz="6" w:space="0"/>
            </w:tcBorders>
            <w:shd w:val="clear" w:color="auto" w:fill="auto"/>
            <w:tcMar>
              <w:top w:w="100" w:type="dxa"/>
              <w:left w:w="100" w:type="dxa"/>
              <w:bottom w:w="100" w:type="dxa"/>
              <w:right w:w="100" w:type="dxa"/>
            </w:tcMar>
          </w:tcPr>
          <w:p w:rsidR="00980987" w:rsidRDefault="00980987" w14:paraId="60DA752D" w14:textId="77777777">
            <w:pPr>
              <w:widowControl w:val="0"/>
              <w:rPr>
                <w:sz w:val="20"/>
                <w:szCs w:val="20"/>
              </w:rPr>
            </w:pPr>
          </w:p>
        </w:tc>
        <w:tc>
          <w:tcPr>
            <w:tcW w:w="1814" w:type="dxa"/>
            <w:tcBorders>
              <w:top w:val="single" w:color="CCCCCC" w:sz="6" w:space="0"/>
              <w:left w:val="single" w:color="CCCCCC" w:sz="6" w:space="0"/>
              <w:bottom w:val="single" w:color="000000" w:sz="6" w:space="0"/>
              <w:right w:val="single" w:color="000000" w:sz="6" w:space="0"/>
            </w:tcBorders>
            <w:shd w:val="clear" w:color="auto" w:fill="C9DAF8"/>
            <w:tcMar>
              <w:top w:w="40" w:type="dxa"/>
              <w:left w:w="40" w:type="dxa"/>
              <w:bottom w:w="40" w:type="dxa"/>
              <w:right w:w="40" w:type="dxa"/>
            </w:tcMar>
            <w:vAlign w:val="center"/>
          </w:tcPr>
          <w:p w:rsidR="00980987" w:rsidRDefault="00533D11" w14:paraId="37CE3237" w14:textId="77777777">
            <w:pPr>
              <w:widowControl w:val="0"/>
              <w:rPr>
                <w:sz w:val="20"/>
                <w:szCs w:val="20"/>
              </w:rPr>
            </w:pPr>
            <w:r>
              <w:rPr>
                <w:rFonts w:ascii="Calibri" w:hAnsi="Calibri" w:eastAsia="Calibri" w:cs="Calibri"/>
                <w:sz w:val="20"/>
                <w:szCs w:val="20"/>
              </w:rPr>
              <w:t>Mode</w:t>
            </w:r>
          </w:p>
        </w:tc>
        <w:tc>
          <w:tcPr>
            <w:tcW w:w="3073"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533D11" w14:paraId="7C692CE9" w14:textId="77777777">
            <w:pPr>
              <w:widowControl w:val="0"/>
              <w:rPr>
                <w:sz w:val="20"/>
                <w:szCs w:val="20"/>
                <w:lang w:val="en-US"/>
              </w:rPr>
            </w:pPr>
            <w:r w:rsidRPr="00F95562">
              <w:rPr>
                <w:rFonts w:ascii="Calibri" w:hAnsi="Calibri" w:eastAsia="Calibri" w:cs="Calibri"/>
                <w:i/>
                <w:sz w:val="20"/>
                <w:szCs w:val="20"/>
                <w:lang w:val="en-US"/>
              </w:rPr>
              <w:t>One-mode (i.e., same actors in rows and columns) or two-mode (i.e., different actors in rows and columns)?</w:t>
            </w:r>
          </w:p>
        </w:tc>
        <w:tc>
          <w:tcPr>
            <w:tcW w:w="2749"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980987" w14:paraId="69ECEB0A" w14:textId="77777777">
            <w:pPr>
              <w:widowControl w:val="0"/>
              <w:rPr>
                <w:sz w:val="20"/>
                <w:szCs w:val="20"/>
                <w:lang w:val="en-US"/>
              </w:rPr>
            </w:pPr>
          </w:p>
        </w:tc>
      </w:tr>
      <w:tr w:rsidR="00980987" w14:paraId="7D7998E2" w14:textId="77777777">
        <w:trPr>
          <w:trHeight w:val="585"/>
        </w:trPr>
        <w:tc>
          <w:tcPr>
            <w:tcW w:w="1388" w:type="dxa"/>
            <w:vMerge/>
            <w:tcBorders>
              <w:top w:val="single" w:color="CCCCCC" w:sz="6" w:space="0"/>
              <w:left w:val="single" w:color="CCCCCC" w:sz="6" w:space="0"/>
              <w:bottom w:val="single" w:color="CCCCCC" w:sz="6" w:space="0"/>
              <w:right w:val="single" w:color="000000" w:sz="6" w:space="0"/>
            </w:tcBorders>
            <w:shd w:val="clear" w:color="auto" w:fill="auto"/>
            <w:tcMar>
              <w:top w:w="100" w:type="dxa"/>
              <w:left w:w="100" w:type="dxa"/>
              <w:bottom w:w="100" w:type="dxa"/>
              <w:right w:w="100" w:type="dxa"/>
            </w:tcMar>
          </w:tcPr>
          <w:p w:rsidRPr="00F95562" w:rsidR="00980987" w:rsidRDefault="00980987" w14:paraId="7F950BFF" w14:textId="77777777">
            <w:pPr>
              <w:widowControl w:val="0"/>
              <w:rPr>
                <w:sz w:val="20"/>
                <w:szCs w:val="20"/>
                <w:lang w:val="en-US"/>
              </w:rPr>
            </w:pPr>
          </w:p>
        </w:tc>
        <w:tc>
          <w:tcPr>
            <w:tcW w:w="1814" w:type="dxa"/>
            <w:tcBorders>
              <w:top w:val="single" w:color="CCCCCC" w:sz="6" w:space="0"/>
              <w:left w:val="single" w:color="CCCCCC" w:sz="6" w:space="0"/>
              <w:bottom w:val="single" w:color="000000" w:sz="6" w:space="0"/>
              <w:right w:val="single" w:color="000000" w:sz="6" w:space="0"/>
            </w:tcBorders>
            <w:shd w:val="clear" w:color="auto" w:fill="C9DAF8"/>
            <w:tcMar>
              <w:top w:w="40" w:type="dxa"/>
              <w:left w:w="40" w:type="dxa"/>
              <w:bottom w:w="40" w:type="dxa"/>
              <w:right w:w="40" w:type="dxa"/>
            </w:tcMar>
            <w:vAlign w:val="center"/>
          </w:tcPr>
          <w:p w:rsidR="00980987" w:rsidRDefault="00533D11" w14:paraId="13FA3B16" w14:textId="77777777">
            <w:pPr>
              <w:widowControl w:val="0"/>
              <w:rPr>
                <w:sz w:val="20"/>
                <w:szCs w:val="20"/>
              </w:rPr>
            </w:pPr>
            <w:r>
              <w:rPr>
                <w:rFonts w:ascii="Calibri" w:hAnsi="Calibri" w:eastAsia="Calibri" w:cs="Calibri"/>
                <w:sz w:val="20"/>
                <w:szCs w:val="20"/>
              </w:rPr>
              <w:t>Number of Waves</w:t>
            </w:r>
          </w:p>
        </w:tc>
        <w:tc>
          <w:tcPr>
            <w:tcW w:w="3073"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00980987" w:rsidRDefault="00533D11" w14:paraId="01B981CE" w14:textId="77777777">
            <w:pPr>
              <w:widowControl w:val="0"/>
              <w:rPr>
                <w:sz w:val="20"/>
                <w:szCs w:val="20"/>
              </w:rPr>
            </w:pPr>
            <w:r w:rsidRPr="00F95562">
              <w:rPr>
                <w:rFonts w:ascii="Calibri" w:hAnsi="Calibri" w:eastAsia="Calibri" w:cs="Calibri"/>
                <w:i/>
                <w:sz w:val="20"/>
                <w:szCs w:val="20"/>
                <w:lang w:val="en-US"/>
              </w:rPr>
              <w:t xml:space="preserve">If the network is longitudinal, how many waves does the data have? </w:t>
            </w:r>
            <w:r>
              <w:rPr>
                <w:rFonts w:ascii="Calibri" w:hAnsi="Calibri" w:eastAsia="Calibri" w:cs="Calibri"/>
                <w:i/>
                <w:sz w:val="20"/>
                <w:szCs w:val="20"/>
              </w:rPr>
              <w:t>(longitudinal data only)</w:t>
            </w:r>
          </w:p>
        </w:tc>
        <w:tc>
          <w:tcPr>
            <w:tcW w:w="2749"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00980987" w:rsidRDefault="00980987" w14:paraId="44B561E6" w14:textId="77777777">
            <w:pPr>
              <w:widowControl w:val="0"/>
              <w:rPr>
                <w:sz w:val="20"/>
                <w:szCs w:val="20"/>
              </w:rPr>
            </w:pPr>
          </w:p>
        </w:tc>
      </w:tr>
      <w:tr w:rsidR="00980987" w14:paraId="473821E5" w14:textId="77777777">
        <w:trPr>
          <w:trHeight w:val="585"/>
        </w:trPr>
        <w:tc>
          <w:tcPr>
            <w:tcW w:w="1388" w:type="dxa"/>
            <w:vMerge/>
            <w:tcBorders>
              <w:top w:val="single" w:color="CCCCCC" w:sz="6" w:space="0"/>
              <w:left w:val="single" w:color="CCCCCC" w:sz="6" w:space="0"/>
              <w:bottom w:val="single" w:color="CCCCCC" w:sz="6" w:space="0"/>
              <w:right w:val="single" w:color="000000" w:sz="6" w:space="0"/>
            </w:tcBorders>
            <w:shd w:val="clear" w:color="auto" w:fill="auto"/>
            <w:tcMar>
              <w:top w:w="100" w:type="dxa"/>
              <w:left w:w="100" w:type="dxa"/>
              <w:bottom w:w="100" w:type="dxa"/>
              <w:right w:w="100" w:type="dxa"/>
            </w:tcMar>
          </w:tcPr>
          <w:p w:rsidR="00980987" w:rsidRDefault="00980987" w14:paraId="3CEB0F43" w14:textId="77777777">
            <w:pPr>
              <w:widowControl w:val="0"/>
              <w:rPr>
                <w:sz w:val="20"/>
                <w:szCs w:val="20"/>
              </w:rPr>
            </w:pPr>
          </w:p>
        </w:tc>
        <w:tc>
          <w:tcPr>
            <w:tcW w:w="1814" w:type="dxa"/>
            <w:tcBorders>
              <w:top w:val="single" w:color="CCCCCC" w:sz="6" w:space="0"/>
              <w:left w:val="single" w:color="CCCCCC" w:sz="6" w:space="0"/>
              <w:bottom w:val="single" w:color="000000" w:sz="6" w:space="0"/>
              <w:right w:val="single" w:color="000000" w:sz="6" w:space="0"/>
            </w:tcBorders>
            <w:shd w:val="clear" w:color="auto" w:fill="C9DAF8"/>
            <w:tcMar>
              <w:top w:w="40" w:type="dxa"/>
              <w:left w:w="40" w:type="dxa"/>
              <w:bottom w:w="40" w:type="dxa"/>
              <w:right w:w="40" w:type="dxa"/>
            </w:tcMar>
            <w:vAlign w:val="center"/>
          </w:tcPr>
          <w:p w:rsidR="00980987" w:rsidRDefault="00533D11" w14:paraId="20B54C3E" w14:textId="77777777">
            <w:pPr>
              <w:widowControl w:val="0"/>
              <w:rPr>
                <w:sz w:val="20"/>
                <w:szCs w:val="20"/>
              </w:rPr>
            </w:pPr>
            <w:r>
              <w:rPr>
                <w:rFonts w:ascii="Calibri" w:hAnsi="Calibri" w:eastAsia="Calibri" w:cs="Calibri"/>
                <w:sz w:val="20"/>
                <w:szCs w:val="20"/>
              </w:rPr>
              <w:t>Number of Relationships</w:t>
            </w:r>
          </w:p>
        </w:tc>
        <w:tc>
          <w:tcPr>
            <w:tcW w:w="3073"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00980987" w:rsidRDefault="00533D11" w14:paraId="663AA443" w14:textId="77777777">
            <w:pPr>
              <w:widowControl w:val="0"/>
              <w:rPr>
                <w:sz w:val="20"/>
                <w:szCs w:val="20"/>
              </w:rPr>
            </w:pPr>
            <w:r w:rsidRPr="00F95562">
              <w:rPr>
                <w:rFonts w:ascii="Calibri" w:hAnsi="Calibri" w:eastAsia="Calibri" w:cs="Calibri"/>
                <w:i/>
                <w:sz w:val="20"/>
                <w:szCs w:val="20"/>
                <w:lang w:val="en-US"/>
              </w:rPr>
              <w:t xml:space="preserve">If the network has multiple relationships, how many relationships does the data have? </w:t>
            </w:r>
            <w:r>
              <w:rPr>
                <w:rFonts w:ascii="Calibri" w:hAnsi="Calibri" w:eastAsia="Calibri" w:cs="Calibri"/>
                <w:i/>
                <w:sz w:val="20"/>
                <w:szCs w:val="20"/>
              </w:rPr>
              <w:t>(Multivariate data only)</w:t>
            </w:r>
          </w:p>
        </w:tc>
        <w:tc>
          <w:tcPr>
            <w:tcW w:w="2749"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00980987" w:rsidRDefault="00980987" w14:paraId="72BC91F4" w14:textId="77777777">
            <w:pPr>
              <w:widowControl w:val="0"/>
              <w:rPr>
                <w:sz w:val="20"/>
                <w:szCs w:val="20"/>
              </w:rPr>
            </w:pPr>
          </w:p>
        </w:tc>
      </w:tr>
      <w:tr w:rsidRPr="007E670A" w:rsidR="00980987" w14:paraId="0AECE87C" w14:textId="77777777">
        <w:trPr>
          <w:trHeight w:val="585"/>
        </w:trPr>
        <w:tc>
          <w:tcPr>
            <w:tcW w:w="1388" w:type="dxa"/>
            <w:vMerge/>
            <w:tcBorders>
              <w:top w:val="single" w:color="CCCCCC" w:sz="6" w:space="0"/>
              <w:left w:val="single" w:color="CCCCCC" w:sz="6" w:space="0"/>
              <w:bottom w:val="single" w:color="CCCCCC" w:sz="6" w:space="0"/>
              <w:right w:val="single" w:color="000000" w:sz="6" w:space="0"/>
            </w:tcBorders>
            <w:shd w:val="clear" w:color="auto" w:fill="auto"/>
            <w:tcMar>
              <w:top w:w="100" w:type="dxa"/>
              <w:left w:w="100" w:type="dxa"/>
              <w:bottom w:w="100" w:type="dxa"/>
              <w:right w:w="100" w:type="dxa"/>
            </w:tcMar>
          </w:tcPr>
          <w:p w:rsidR="00980987" w:rsidRDefault="00980987" w14:paraId="4F792987" w14:textId="77777777">
            <w:pPr>
              <w:widowControl w:val="0"/>
              <w:rPr>
                <w:sz w:val="20"/>
                <w:szCs w:val="20"/>
              </w:rPr>
            </w:pPr>
          </w:p>
        </w:tc>
        <w:tc>
          <w:tcPr>
            <w:tcW w:w="1814" w:type="dxa"/>
            <w:vMerge w:val="restart"/>
            <w:tcBorders>
              <w:top w:val="single" w:color="CCCCCC" w:sz="6" w:space="0"/>
              <w:left w:val="single" w:color="CCCCCC" w:sz="6" w:space="0"/>
              <w:bottom w:val="single" w:color="000000" w:sz="6" w:space="0"/>
              <w:right w:val="single" w:color="000000" w:sz="6" w:space="0"/>
            </w:tcBorders>
            <w:shd w:val="clear" w:color="auto" w:fill="CFE2F3"/>
            <w:tcMar>
              <w:top w:w="40" w:type="dxa"/>
              <w:left w:w="40" w:type="dxa"/>
              <w:bottom w:w="40" w:type="dxa"/>
              <w:right w:w="40" w:type="dxa"/>
            </w:tcMar>
            <w:vAlign w:val="center"/>
          </w:tcPr>
          <w:p w:rsidR="00980987" w:rsidRDefault="00533D11" w14:paraId="763B09FD" w14:textId="77777777">
            <w:pPr>
              <w:widowControl w:val="0"/>
              <w:rPr>
                <w:rFonts w:ascii="Calibri" w:hAnsi="Calibri" w:eastAsia="Calibri" w:cs="Calibri"/>
                <w:sz w:val="20"/>
                <w:szCs w:val="20"/>
              </w:rPr>
            </w:pPr>
            <w:r>
              <w:rPr>
                <w:rFonts w:ascii="Calibri" w:hAnsi="Calibri" w:eastAsia="Calibri" w:cs="Calibri"/>
                <w:sz w:val="20"/>
                <w:szCs w:val="20"/>
              </w:rPr>
              <w:t>Date</w:t>
            </w:r>
          </w:p>
        </w:tc>
        <w:tc>
          <w:tcPr>
            <w:tcW w:w="3073"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533D11" w14:paraId="51FB28F8" w14:textId="77777777">
            <w:pPr>
              <w:widowControl w:val="0"/>
              <w:rPr>
                <w:sz w:val="20"/>
                <w:szCs w:val="20"/>
                <w:lang w:val="en-US"/>
              </w:rPr>
            </w:pPr>
            <w:r w:rsidRPr="00F95562">
              <w:rPr>
                <w:rFonts w:ascii="Calibri" w:hAnsi="Calibri" w:eastAsia="Calibri" w:cs="Calibri"/>
                <w:i/>
                <w:sz w:val="20"/>
                <w:szCs w:val="20"/>
                <w:lang w:val="en-US"/>
              </w:rPr>
              <w:t xml:space="preserve">What time period does the network data cover? </w:t>
            </w:r>
            <w:r w:rsidRPr="00F95562">
              <w:rPr>
                <w:rFonts w:ascii="Calibri" w:hAnsi="Calibri" w:eastAsia="Calibri" w:cs="Calibri"/>
                <w:b/>
                <w:i/>
                <w:sz w:val="20"/>
                <w:szCs w:val="20"/>
                <w:lang w:val="en-US"/>
              </w:rPr>
              <w:t>Initial date (dd-mm-yyyy)</w:t>
            </w:r>
          </w:p>
        </w:tc>
        <w:tc>
          <w:tcPr>
            <w:tcW w:w="2749"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980987" w14:paraId="2B5F87E3" w14:textId="77777777">
            <w:pPr>
              <w:widowControl w:val="0"/>
              <w:rPr>
                <w:sz w:val="20"/>
                <w:szCs w:val="20"/>
                <w:lang w:val="en-US"/>
              </w:rPr>
            </w:pPr>
          </w:p>
        </w:tc>
      </w:tr>
      <w:tr w:rsidRPr="007E670A" w:rsidR="00980987" w14:paraId="3AA45A3F" w14:textId="77777777">
        <w:trPr>
          <w:trHeight w:val="585"/>
        </w:trPr>
        <w:tc>
          <w:tcPr>
            <w:tcW w:w="1388" w:type="dxa"/>
            <w:vMerge/>
            <w:tcBorders>
              <w:top w:val="single" w:color="CCCCCC" w:sz="6" w:space="0"/>
              <w:left w:val="single" w:color="CCCCCC" w:sz="6" w:space="0"/>
              <w:bottom w:val="single" w:color="CCCCCC" w:sz="6" w:space="0"/>
              <w:right w:val="single" w:color="000000" w:sz="6" w:space="0"/>
            </w:tcBorders>
            <w:shd w:val="clear" w:color="auto" w:fill="auto"/>
            <w:tcMar>
              <w:top w:w="100" w:type="dxa"/>
              <w:left w:w="100" w:type="dxa"/>
              <w:bottom w:w="100" w:type="dxa"/>
              <w:right w:w="100" w:type="dxa"/>
            </w:tcMar>
          </w:tcPr>
          <w:p w:rsidRPr="00F95562" w:rsidR="00980987" w:rsidRDefault="00980987" w14:paraId="3D9F886E" w14:textId="77777777">
            <w:pPr>
              <w:widowControl w:val="0"/>
              <w:rPr>
                <w:sz w:val="20"/>
                <w:szCs w:val="20"/>
                <w:lang w:val="en-US"/>
              </w:rPr>
            </w:pPr>
          </w:p>
        </w:tc>
        <w:tc>
          <w:tcPr>
            <w:tcW w:w="1814" w:type="dxa"/>
            <w:vMerge/>
            <w:tcBorders>
              <w:top w:val="single" w:color="CCCCCC" w:sz="6" w:space="0"/>
              <w:left w:val="single" w:color="CCCCCC" w:sz="6" w:space="0"/>
              <w:bottom w:val="single" w:color="000000" w:sz="6" w:space="0"/>
              <w:right w:val="single" w:color="000000" w:sz="6" w:space="0"/>
            </w:tcBorders>
            <w:shd w:val="clear" w:color="auto" w:fill="auto"/>
            <w:tcMar>
              <w:top w:w="100" w:type="dxa"/>
              <w:left w:w="100" w:type="dxa"/>
              <w:bottom w:w="100" w:type="dxa"/>
              <w:right w:w="100" w:type="dxa"/>
            </w:tcMar>
          </w:tcPr>
          <w:p w:rsidRPr="00F95562" w:rsidR="00980987" w:rsidRDefault="00980987" w14:paraId="2C41C452" w14:textId="77777777">
            <w:pPr>
              <w:widowControl w:val="0"/>
              <w:rPr>
                <w:sz w:val="20"/>
                <w:szCs w:val="20"/>
                <w:lang w:val="en-US"/>
              </w:rPr>
            </w:pPr>
          </w:p>
        </w:tc>
        <w:tc>
          <w:tcPr>
            <w:tcW w:w="3073"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533D11" w14:paraId="721547E4" w14:textId="77777777">
            <w:pPr>
              <w:widowControl w:val="0"/>
              <w:rPr>
                <w:sz w:val="20"/>
                <w:szCs w:val="20"/>
                <w:lang w:val="en-US"/>
              </w:rPr>
            </w:pPr>
            <w:r w:rsidRPr="00F95562">
              <w:rPr>
                <w:rFonts w:ascii="Calibri" w:hAnsi="Calibri" w:eastAsia="Calibri" w:cs="Calibri"/>
                <w:i/>
                <w:sz w:val="20"/>
                <w:szCs w:val="20"/>
                <w:lang w:val="en-US"/>
              </w:rPr>
              <w:t xml:space="preserve">What time period does the network data cover? </w:t>
            </w:r>
            <w:r w:rsidRPr="00F95562">
              <w:rPr>
                <w:rFonts w:ascii="Calibri" w:hAnsi="Calibri" w:eastAsia="Calibri" w:cs="Calibri"/>
                <w:b/>
                <w:i/>
                <w:sz w:val="20"/>
                <w:szCs w:val="20"/>
                <w:lang w:val="en-US"/>
              </w:rPr>
              <w:t>Final date (dd-mm-yyyy)</w:t>
            </w:r>
          </w:p>
        </w:tc>
        <w:tc>
          <w:tcPr>
            <w:tcW w:w="2749"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980987" w14:paraId="3573E852" w14:textId="77777777">
            <w:pPr>
              <w:widowControl w:val="0"/>
              <w:rPr>
                <w:sz w:val="20"/>
                <w:szCs w:val="20"/>
                <w:lang w:val="en-US"/>
              </w:rPr>
            </w:pPr>
          </w:p>
        </w:tc>
      </w:tr>
      <w:tr w:rsidRPr="007E670A" w:rsidR="00980987" w14:paraId="525F32C3" w14:textId="77777777">
        <w:trPr>
          <w:trHeight w:val="315"/>
        </w:trPr>
        <w:tc>
          <w:tcPr>
            <w:tcW w:w="1388" w:type="dxa"/>
            <w:vMerge/>
            <w:tcBorders>
              <w:top w:val="single" w:color="CCCCCC" w:sz="6" w:space="0"/>
              <w:left w:val="single" w:color="CCCCCC" w:sz="6" w:space="0"/>
              <w:bottom w:val="single" w:color="CCCCCC" w:sz="6" w:space="0"/>
              <w:right w:val="single" w:color="000000" w:sz="6" w:space="0"/>
            </w:tcBorders>
            <w:shd w:val="clear" w:color="auto" w:fill="auto"/>
            <w:tcMar>
              <w:top w:w="100" w:type="dxa"/>
              <w:left w:w="100" w:type="dxa"/>
              <w:bottom w:w="100" w:type="dxa"/>
              <w:right w:w="100" w:type="dxa"/>
            </w:tcMar>
          </w:tcPr>
          <w:p w:rsidRPr="00F95562" w:rsidR="00980987" w:rsidRDefault="00980987" w14:paraId="4E26EF2A" w14:textId="77777777">
            <w:pPr>
              <w:widowControl w:val="0"/>
              <w:rPr>
                <w:sz w:val="20"/>
                <w:szCs w:val="20"/>
                <w:lang w:val="en-US"/>
              </w:rPr>
            </w:pPr>
          </w:p>
        </w:tc>
        <w:tc>
          <w:tcPr>
            <w:tcW w:w="1814" w:type="dxa"/>
            <w:vMerge/>
            <w:tcBorders>
              <w:top w:val="single" w:color="CCCCCC" w:sz="6" w:space="0"/>
              <w:left w:val="single" w:color="CCCCCC" w:sz="6" w:space="0"/>
              <w:bottom w:val="single" w:color="000000" w:sz="6" w:space="0"/>
              <w:right w:val="single" w:color="000000" w:sz="6" w:space="0"/>
            </w:tcBorders>
            <w:shd w:val="clear" w:color="auto" w:fill="auto"/>
            <w:tcMar>
              <w:top w:w="100" w:type="dxa"/>
              <w:left w:w="100" w:type="dxa"/>
              <w:bottom w:w="100" w:type="dxa"/>
              <w:right w:w="100" w:type="dxa"/>
            </w:tcMar>
          </w:tcPr>
          <w:p w:rsidRPr="00F95562" w:rsidR="00980987" w:rsidRDefault="00980987" w14:paraId="46B1F4A6" w14:textId="77777777">
            <w:pPr>
              <w:widowControl w:val="0"/>
              <w:rPr>
                <w:sz w:val="20"/>
                <w:szCs w:val="20"/>
                <w:lang w:val="en-US"/>
              </w:rPr>
            </w:pPr>
          </w:p>
        </w:tc>
        <w:tc>
          <w:tcPr>
            <w:tcW w:w="3073" w:type="dxa"/>
            <w:tcBorders>
              <w:top w:val="single" w:color="CCCCCC" w:sz="6" w:space="0"/>
              <w:left w:val="single" w:color="CCCCCC" w:sz="6" w:space="0"/>
              <w:bottom w:val="single" w:color="000000" w:sz="6" w:space="0"/>
              <w:right w:val="single" w:color="000000" w:sz="6" w:space="0"/>
            </w:tcBorders>
            <w:shd w:val="clear" w:color="auto" w:fill="FFFFFF"/>
            <w:tcMar>
              <w:top w:w="40" w:type="dxa"/>
              <w:left w:w="40" w:type="dxa"/>
              <w:bottom w:w="40" w:type="dxa"/>
              <w:right w:w="40" w:type="dxa"/>
            </w:tcMar>
            <w:vAlign w:val="bottom"/>
          </w:tcPr>
          <w:p w:rsidRPr="00F95562" w:rsidR="00980987" w:rsidRDefault="00533D11" w14:paraId="34036EB4" w14:textId="77777777">
            <w:pPr>
              <w:widowControl w:val="0"/>
              <w:rPr>
                <w:sz w:val="20"/>
                <w:szCs w:val="20"/>
                <w:lang w:val="en-US"/>
              </w:rPr>
            </w:pPr>
            <w:r w:rsidRPr="00F95562">
              <w:rPr>
                <w:i/>
                <w:sz w:val="20"/>
                <w:szCs w:val="20"/>
                <w:lang w:val="en-US"/>
              </w:rPr>
              <w:t>If there are multiple waves specify the date for each wave</w:t>
            </w:r>
          </w:p>
        </w:tc>
        <w:tc>
          <w:tcPr>
            <w:tcW w:w="2749"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980987" w14:paraId="02BAC689" w14:textId="77777777">
            <w:pPr>
              <w:widowControl w:val="0"/>
              <w:rPr>
                <w:sz w:val="20"/>
                <w:szCs w:val="20"/>
                <w:lang w:val="en-US"/>
              </w:rPr>
            </w:pPr>
          </w:p>
        </w:tc>
      </w:tr>
      <w:tr w:rsidR="00980987" w14:paraId="68D6876F" w14:textId="77777777">
        <w:trPr>
          <w:trHeight w:val="585"/>
        </w:trPr>
        <w:tc>
          <w:tcPr>
            <w:tcW w:w="1388" w:type="dxa"/>
            <w:vMerge/>
            <w:tcBorders>
              <w:top w:val="single" w:color="CCCCCC" w:sz="6" w:space="0"/>
              <w:left w:val="single" w:color="CCCCCC" w:sz="6" w:space="0"/>
              <w:bottom w:val="single" w:color="CCCCCC" w:sz="6" w:space="0"/>
              <w:right w:val="single" w:color="000000" w:sz="6" w:space="0"/>
            </w:tcBorders>
            <w:shd w:val="clear" w:color="auto" w:fill="auto"/>
            <w:tcMar>
              <w:top w:w="100" w:type="dxa"/>
              <w:left w:w="100" w:type="dxa"/>
              <w:bottom w:w="100" w:type="dxa"/>
              <w:right w:w="100" w:type="dxa"/>
            </w:tcMar>
          </w:tcPr>
          <w:p w:rsidRPr="00F95562" w:rsidR="00980987" w:rsidRDefault="00980987" w14:paraId="292B3723" w14:textId="77777777">
            <w:pPr>
              <w:widowControl w:val="0"/>
              <w:rPr>
                <w:sz w:val="20"/>
                <w:szCs w:val="20"/>
                <w:lang w:val="en-US"/>
              </w:rPr>
            </w:pPr>
          </w:p>
        </w:tc>
        <w:tc>
          <w:tcPr>
            <w:tcW w:w="1814" w:type="dxa"/>
            <w:vMerge w:val="restart"/>
            <w:tcBorders>
              <w:top w:val="single" w:color="CCCCCC" w:sz="6" w:space="0"/>
              <w:left w:val="single" w:color="CCCCCC" w:sz="6" w:space="0"/>
              <w:bottom w:val="single" w:color="000000" w:sz="6" w:space="0"/>
              <w:right w:val="single" w:color="000000" w:sz="6" w:space="0"/>
            </w:tcBorders>
            <w:shd w:val="clear" w:color="auto" w:fill="CFE2F3"/>
            <w:tcMar>
              <w:top w:w="40" w:type="dxa"/>
              <w:left w:w="40" w:type="dxa"/>
              <w:bottom w:w="40" w:type="dxa"/>
              <w:right w:w="40" w:type="dxa"/>
            </w:tcMar>
            <w:vAlign w:val="center"/>
          </w:tcPr>
          <w:p w:rsidR="00980987" w:rsidRDefault="00533D11" w14:paraId="79EF1174" w14:textId="77777777">
            <w:pPr>
              <w:widowControl w:val="0"/>
              <w:rPr>
                <w:rFonts w:ascii="Calibri" w:hAnsi="Calibri" w:eastAsia="Calibri" w:cs="Calibri"/>
                <w:sz w:val="20"/>
                <w:szCs w:val="20"/>
              </w:rPr>
            </w:pPr>
            <w:r>
              <w:rPr>
                <w:rFonts w:ascii="Calibri" w:hAnsi="Calibri" w:eastAsia="Calibri" w:cs="Calibri"/>
                <w:sz w:val="20"/>
                <w:szCs w:val="20"/>
              </w:rPr>
              <w:t>Geographic Location</w:t>
            </w:r>
          </w:p>
        </w:tc>
        <w:tc>
          <w:tcPr>
            <w:tcW w:w="3073"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00980987" w:rsidRDefault="00533D11" w14:paraId="637D83E1" w14:textId="77777777">
            <w:pPr>
              <w:widowControl w:val="0"/>
              <w:rPr>
                <w:sz w:val="20"/>
                <w:szCs w:val="20"/>
              </w:rPr>
            </w:pPr>
            <w:r w:rsidRPr="00F95562">
              <w:rPr>
                <w:rFonts w:ascii="Calibri" w:hAnsi="Calibri" w:eastAsia="Calibri" w:cs="Calibri"/>
                <w:i/>
                <w:sz w:val="20"/>
                <w:szCs w:val="20"/>
                <w:lang w:val="en-US"/>
              </w:rPr>
              <w:t xml:space="preserve">What geographic location does the network data correspond to? </w:t>
            </w:r>
            <w:r>
              <w:rPr>
                <w:rFonts w:ascii="Calibri" w:hAnsi="Calibri" w:eastAsia="Calibri" w:cs="Calibri"/>
                <w:b/>
                <w:i/>
                <w:sz w:val="20"/>
                <w:szCs w:val="20"/>
              </w:rPr>
              <w:t>Country</w:t>
            </w:r>
          </w:p>
        </w:tc>
        <w:tc>
          <w:tcPr>
            <w:tcW w:w="2749"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00980987" w:rsidRDefault="00980987" w14:paraId="61392893" w14:textId="77777777">
            <w:pPr>
              <w:widowControl w:val="0"/>
              <w:rPr>
                <w:sz w:val="20"/>
                <w:szCs w:val="20"/>
              </w:rPr>
            </w:pPr>
          </w:p>
        </w:tc>
      </w:tr>
      <w:tr w:rsidR="00980987" w14:paraId="20443EB3" w14:textId="77777777">
        <w:trPr>
          <w:trHeight w:val="585"/>
        </w:trPr>
        <w:tc>
          <w:tcPr>
            <w:tcW w:w="1388" w:type="dxa"/>
            <w:vMerge/>
            <w:tcBorders>
              <w:top w:val="single" w:color="CCCCCC" w:sz="6" w:space="0"/>
              <w:left w:val="single" w:color="CCCCCC" w:sz="6" w:space="0"/>
              <w:bottom w:val="single" w:color="CCCCCC" w:sz="6" w:space="0"/>
              <w:right w:val="single" w:color="000000" w:sz="6" w:space="0"/>
            </w:tcBorders>
            <w:shd w:val="clear" w:color="auto" w:fill="auto"/>
            <w:tcMar>
              <w:top w:w="100" w:type="dxa"/>
              <w:left w:w="100" w:type="dxa"/>
              <w:bottom w:w="100" w:type="dxa"/>
              <w:right w:w="100" w:type="dxa"/>
            </w:tcMar>
          </w:tcPr>
          <w:p w:rsidR="00980987" w:rsidRDefault="00980987" w14:paraId="0916AD15" w14:textId="77777777">
            <w:pPr>
              <w:widowControl w:val="0"/>
              <w:rPr>
                <w:sz w:val="20"/>
                <w:szCs w:val="20"/>
              </w:rPr>
            </w:pPr>
          </w:p>
        </w:tc>
        <w:tc>
          <w:tcPr>
            <w:tcW w:w="1814" w:type="dxa"/>
            <w:vMerge/>
            <w:tcBorders>
              <w:top w:val="single" w:color="CCCCCC" w:sz="6" w:space="0"/>
              <w:left w:val="single" w:color="CCCCCC" w:sz="6" w:space="0"/>
              <w:bottom w:val="single" w:color="000000" w:sz="6" w:space="0"/>
              <w:right w:val="single" w:color="000000" w:sz="6" w:space="0"/>
            </w:tcBorders>
            <w:shd w:val="clear" w:color="auto" w:fill="auto"/>
            <w:tcMar>
              <w:top w:w="100" w:type="dxa"/>
              <w:left w:w="100" w:type="dxa"/>
              <w:bottom w:w="100" w:type="dxa"/>
              <w:right w:w="100" w:type="dxa"/>
            </w:tcMar>
          </w:tcPr>
          <w:p w:rsidR="00980987" w:rsidRDefault="00980987" w14:paraId="45FAA67E" w14:textId="77777777">
            <w:pPr>
              <w:widowControl w:val="0"/>
              <w:rPr>
                <w:sz w:val="20"/>
                <w:szCs w:val="20"/>
              </w:rPr>
            </w:pPr>
          </w:p>
        </w:tc>
        <w:tc>
          <w:tcPr>
            <w:tcW w:w="3073"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00980987" w:rsidRDefault="00533D11" w14:paraId="3BD1FB87" w14:textId="77777777">
            <w:pPr>
              <w:widowControl w:val="0"/>
              <w:rPr>
                <w:sz w:val="20"/>
                <w:szCs w:val="20"/>
              </w:rPr>
            </w:pPr>
            <w:r w:rsidRPr="00F95562">
              <w:rPr>
                <w:rFonts w:ascii="Calibri" w:hAnsi="Calibri" w:eastAsia="Calibri" w:cs="Calibri"/>
                <w:i/>
                <w:sz w:val="20"/>
                <w:szCs w:val="20"/>
                <w:lang w:val="en-US"/>
              </w:rPr>
              <w:t xml:space="preserve">What geographic location does the network data correspond to? </w:t>
            </w:r>
            <w:r>
              <w:rPr>
                <w:rFonts w:ascii="Calibri" w:hAnsi="Calibri" w:eastAsia="Calibri" w:cs="Calibri"/>
                <w:b/>
                <w:i/>
                <w:sz w:val="20"/>
                <w:szCs w:val="20"/>
              </w:rPr>
              <w:t>Region</w:t>
            </w:r>
          </w:p>
        </w:tc>
        <w:tc>
          <w:tcPr>
            <w:tcW w:w="2749"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00980987" w:rsidRDefault="00980987" w14:paraId="01AB3606" w14:textId="77777777">
            <w:pPr>
              <w:widowControl w:val="0"/>
              <w:rPr>
                <w:sz w:val="20"/>
                <w:szCs w:val="20"/>
              </w:rPr>
            </w:pPr>
          </w:p>
        </w:tc>
      </w:tr>
      <w:tr w:rsidR="00980987" w14:paraId="38306EC6" w14:textId="77777777">
        <w:trPr>
          <w:trHeight w:val="585"/>
        </w:trPr>
        <w:tc>
          <w:tcPr>
            <w:tcW w:w="1388" w:type="dxa"/>
            <w:vMerge/>
            <w:tcBorders>
              <w:top w:val="single" w:color="CCCCCC" w:sz="6" w:space="0"/>
              <w:left w:val="single" w:color="CCCCCC" w:sz="6" w:space="0"/>
              <w:bottom w:val="single" w:color="CCCCCC" w:sz="6" w:space="0"/>
              <w:right w:val="single" w:color="000000" w:sz="6" w:space="0"/>
            </w:tcBorders>
            <w:shd w:val="clear" w:color="auto" w:fill="auto"/>
            <w:tcMar>
              <w:top w:w="100" w:type="dxa"/>
              <w:left w:w="100" w:type="dxa"/>
              <w:bottom w:w="100" w:type="dxa"/>
              <w:right w:w="100" w:type="dxa"/>
            </w:tcMar>
          </w:tcPr>
          <w:p w:rsidR="00980987" w:rsidRDefault="00980987" w14:paraId="75262D8C" w14:textId="77777777">
            <w:pPr>
              <w:widowControl w:val="0"/>
              <w:rPr>
                <w:sz w:val="20"/>
                <w:szCs w:val="20"/>
              </w:rPr>
            </w:pPr>
          </w:p>
        </w:tc>
        <w:tc>
          <w:tcPr>
            <w:tcW w:w="1814" w:type="dxa"/>
            <w:vMerge/>
            <w:tcBorders>
              <w:top w:val="single" w:color="CCCCCC" w:sz="6" w:space="0"/>
              <w:left w:val="single" w:color="CCCCCC" w:sz="6" w:space="0"/>
              <w:bottom w:val="single" w:color="000000" w:sz="6" w:space="0"/>
              <w:right w:val="single" w:color="000000" w:sz="6" w:space="0"/>
            </w:tcBorders>
            <w:shd w:val="clear" w:color="auto" w:fill="auto"/>
            <w:tcMar>
              <w:top w:w="100" w:type="dxa"/>
              <w:left w:w="100" w:type="dxa"/>
              <w:bottom w:w="100" w:type="dxa"/>
              <w:right w:w="100" w:type="dxa"/>
            </w:tcMar>
          </w:tcPr>
          <w:p w:rsidR="00980987" w:rsidRDefault="00980987" w14:paraId="54AE4081" w14:textId="77777777">
            <w:pPr>
              <w:widowControl w:val="0"/>
              <w:rPr>
                <w:sz w:val="20"/>
                <w:szCs w:val="20"/>
              </w:rPr>
            </w:pPr>
          </w:p>
        </w:tc>
        <w:tc>
          <w:tcPr>
            <w:tcW w:w="3073"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00980987" w:rsidRDefault="00533D11" w14:paraId="3BED7D64" w14:textId="77777777">
            <w:pPr>
              <w:widowControl w:val="0"/>
              <w:rPr>
                <w:sz w:val="20"/>
                <w:szCs w:val="20"/>
              </w:rPr>
            </w:pPr>
            <w:r w:rsidRPr="00F95562">
              <w:rPr>
                <w:rFonts w:ascii="Calibri" w:hAnsi="Calibri" w:eastAsia="Calibri" w:cs="Calibri"/>
                <w:i/>
                <w:sz w:val="20"/>
                <w:szCs w:val="20"/>
                <w:lang w:val="en-US"/>
              </w:rPr>
              <w:t xml:space="preserve">What geographic location does the network data correspond to? </w:t>
            </w:r>
            <w:r>
              <w:rPr>
                <w:rFonts w:ascii="Calibri" w:hAnsi="Calibri" w:eastAsia="Calibri" w:cs="Calibri"/>
                <w:b/>
                <w:i/>
                <w:sz w:val="20"/>
                <w:szCs w:val="20"/>
              </w:rPr>
              <w:t>City</w:t>
            </w:r>
          </w:p>
        </w:tc>
        <w:tc>
          <w:tcPr>
            <w:tcW w:w="2749"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00980987" w:rsidRDefault="00980987" w14:paraId="20F027B8" w14:textId="77777777">
            <w:pPr>
              <w:widowControl w:val="0"/>
              <w:rPr>
                <w:sz w:val="20"/>
                <w:szCs w:val="20"/>
              </w:rPr>
            </w:pPr>
          </w:p>
        </w:tc>
      </w:tr>
      <w:tr w:rsidRPr="007E670A" w:rsidR="00980987" w14:paraId="2F94331A" w14:textId="77777777">
        <w:trPr>
          <w:trHeight w:val="330"/>
        </w:trPr>
        <w:tc>
          <w:tcPr>
            <w:tcW w:w="1388" w:type="dxa"/>
            <w:vMerge/>
            <w:tcBorders>
              <w:top w:val="single" w:color="CCCCCC" w:sz="6" w:space="0"/>
              <w:left w:val="single" w:color="CCCCCC" w:sz="6" w:space="0"/>
              <w:bottom w:val="single" w:color="CCCCCC" w:sz="6" w:space="0"/>
              <w:right w:val="single" w:color="000000" w:sz="6" w:space="0"/>
            </w:tcBorders>
            <w:shd w:val="clear" w:color="auto" w:fill="auto"/>
            <w:tcMar>
              <w:top w:w="100" w:type="dxa"/>
              <w:left w:w="100" w:type="dxa"/>
              <w:bottom w:w="100" w:type="dxa"/>
              <w:right w:w="100" w:type="dxa"/>
            </w:tcMar>
          </w:tcPr>
          <w:p w:rsidR="00980987" w:rsidRDefault="00980987" w14:paraId="35166CDC" w14:textId="77777777">
            <w:pPr>
              <w:widowControl w:val="0"/>
              <w:rPr>
                <w:sz w:val="20"/>
                <w:szCs w:val="20"/>
              </w:rPr>
            </w:pPr>
          </w:p>
        </w:tc>
        <w:tc>
          <w:tcPr>
            <w:tcW w:w="1814" w:type="dxa"/>
            <w:tcBorders>
              <w:top w:val="single" w:color="CCCCCC" w:sz="6" w:space="0"/>
              <w:left w:val="single" w:color="CCCCCC" w:sz="6" w:space="0"/>
              <w:bottom w:val="single" w:color="000000" w:sz="6" w:space="0"/>
              <w:right w:val="single" w:color="000000" w:sz="6" w:space="0"/>
            </w:tcBorders>
            <w:shd w:val="clear" w:color="auto" w:fill="CFE2F3"/>
            <w:tcMar>
              <w:top w:w="40" w:type="dxa"/>
              <w:left w:w="40" w:type="dxa"/>
              <w:bottom w:w="40" w:type="dxa"/>
              <w:right w:w="40" w:type="dxa"/>
            </w:tcMar>
            <w:vAlign w:val="center"/>
          </w:tcPr>
          <w:p w:rsidR="00980987" w:rsidRDefault="00533D11" w14:paraId="385AFFFA" w14:textId="77777777">
            <w:pPr>
              <w:widowControl w:val="0"/>
              <w:rPr>
                <w:sz w:val="20"/>
                <w:szCs w:val="20"/>
              </w:rPr>
            </w:pPr>
            <w:r>
              <w:rPr>
                <w:rFonts w:ascii="Calibri" w:hAnsi="Calibri" w:eastAsia="Calibri" w:cs="Calibri"/>
                <w:sz w:val="20"/>
                <w:szCs w:val="20"/>
              </w:rPr>
              <w:t>Associated Publication</w:t>
            </w:r>
          </w:p>
        </w:tc>
        <w:tc>
          <w:tcPr>
            <w:tcW w:w="3073"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533D11" w14:paraId="161ADB4F" w14:textId="77777777">
            <w:pPr>
              <w:widowControl w:val="0"/>
              <w:rPr>
                <w:sz w:val="20"/>
                <w:szCs w:val="20"/>
                <w:lang w:val="en-US"/>
              </w:rPr>
            </w:pPr>
            <w:r w:rsidRPr="00F95562">
              <w:rPr>
                <w:rFonts w:ascii="Calibri" w:hAnsi="Calibri" w:eastAsia="Calibri" w:cs="Calibri"/>
                <w:i/>
                <w:sz w:val="20"/>
                <w:szCs w:val="20"/>
                <w:lang w:val="en-US"/>
              </w:rPr>
              <w:t>DOI of the main publication (when available)</w:t>
            </w:r>
          </w:p>
        </w:tc>
        <w:tc>
          <w:tcPr>
            <w:tcW w:w="2749"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980987" w14:paraId="1F5C3619" w14:textId="77777777">
            <w:pPr>
              <w:widowControl w:val="0"/>
              <w:rPr>
                <w:sz w:val="20"/>
                <w:szCs w:val="20"/>
                <w:lang w:val="en-US"/>
              </w:rPr>
            </w:pPr>
          </w:p>
        </w:tc>
      </w:tr>
      <w:tr w:rsidRPr="007E670A" w:rsidR="00980987" w14:paraId="15F0C943" w14:textId="77777777">
        <w:trPr>
          <w:trHeight w:val="585"/>
        </w:trPr>
        <w:tc>
          <w:tcPr>
            <w:tcW w:w="1388" w:type="dxa"/>
            <w:vMerge w:val="restart"/>
            <w:tcBorders>
              <w:top w:val="single" w:color="CCCCCC" w:sz="6" w:space="0"/>
              <w:left w:val="single" w:color="CCCCCC" w:sz="6" w:space="0"/>
              <w:bottom w:val="single" w:color="CCCCCC" w:sz="6" w:space="0"/>
              <w:right w:val="single" w:color="000000" w:sz="6" w:space="0"/>
            </w:tcBorders>
            <w:shd w:val="clear" w:color="auto" w:fill="BFBFBF"/>
            <w:tcMar>
              <w:top w:w="40" w:type="dxa"/>
              <w:left w:w="40" w:type="dxa"/>
              <w:bottom w:w="40" w:type="dxa"/>
              <w:right w:w="40" w:type="dxa"/>
            </w:tcMar>
            <w:vAlign w:val="center"/>
          </w:tcPr>
          <w:p w:rsidR="00980987" w:rsidRDefault="00533D11" w14:paraId="63793400" w14:textId="77777777">
            <w:pPr>
              <w:widowControl w:val="0"/>
              <w:jc w:val="center"/>
              <w:rPr>
                <w:rFonts w:ascii="Calibri" w:hAnsi="Calibri" w:eastAsia="Calibri" w:cs="Calibri"/>
                <w:b/>
              </w:rPr>
            </w:pPr>
            <w:r>
              <w:rPr>
                <w:rFonts w:ascii="Calibri" w:hAnsi="Calibri" w:eastAsia="Calibri" w:cs="Calibri"/>
                <w:b/>
              </w:rPr>
              <w:t>Data Collection</w:t>
            </w:r>
          </w:p>
        </w:tc>
        <w:tc>
          <w:tcPr>
            <w:tcW w:w="1814" w:type="dxa"/>
            <w:tcBorders>
              <w:top w:val="single" w:color="CCCCCC" w:sz="6" w:space="0"/>
              <w:left w:val="single" w:color="CCCCCC" w:sz="6" w:space="0"/>
              <w:bottom w:val="single" w:color="000000" w:sz="6" w:space="0"/>
              <w:right w:val="single" w:color="000000" w:sz="6" w:space="0"/>
            </w:tcBorders>
            <w:shd w:val="clear" w:color="auto" w:fill="B4A7D6"/>
            <w:tcMar>
              <w:top w:w="40" w:type="dxa"/>
              <w:left w:w="40" w:type="dxa"/>
              <w:bottom w:w="40" w:type="dxa"/>
              <w:right w:w="40" w:type="dxa"/>
            </w:tcMar>
            <w:vAlign w:val="center"/>
          </w:tcPr>
          <w:p w:rsidR="00980987" w:rsidRDefault="00533D11" w14:paraId="3BCCCFBF" w14:textId="77777777">
            <w:pPr>
              <w:widowControl w:val="0"/>
              <w:rPr>
                <w:sz w:val="20"/>
                <w:szCs w:val="20"/>
              </w:rPr>
            </w:pPr>
            <w:r>
              <w:rPr>
                <w:rFonts w:ascii="Calibri" w:hAnsi="Calibri" w:eastAsia="Calibri" w:cs="Calibri"/>
                <w:sz w:val="20"/>
                <w:szCs w:val="20"/>
              </w:rPr>
              <w:t>Source of Data</w:t>
            </w:r>
          </w:p>
        </w:tc>
        <w:tc>
          <w:tcPr>
            <w:tcW w:w="3073"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533D11" w14:paraId="3B4AB3DE" w14:textId="77777777">
            <w:pPr>
              <w:widowControl w:val="0"/>
              <w:rPr>
                <w:sz w:val="20"/>
                <w:szCs w:val="20"/>
                <w:lang w:val="en-US"/>
              </w:rPr>
            </w:pPr>
            <w:r w:rsidRPr="00F95562">
              <w:rPr>
                <w:rFonts w:ascii="Calibri" w:hAnsi="Calibri" w:eastAsia="Calibri" w:cs="Calibri"/>
                <w:i/>
                <w:sz w:val="20"/>
                <w:szCs w:val="20"/>
                <w:lang w:val="en-US"/>
              </w:rPr>
              <w:t xml:space="preserve">Where does the information come from? e.g., an organization, a database, a </w:t>
            </w:r>
            <w:r w:rsidRPr="00F95562">
              <w:rPr>
                <w:rFonts w:ascii="Calibri" w:hAnsi="Calibri" w:eastAsia="Calibri" w:cs="Calibri"/>
                <w:i/>
                <w:sz w:val="20"/>
                <w:szCs w:val="20"/>
                <w:lang w:val="en-US"/>
              </w:rPr>
              <w:t>survey...</w:t>
            </w:r>
          </w:p>
        </w:tc>
        <w:tc>
          <w:tcPr>
            <w:tcW w:w="2749"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980987" w14:paraId="3BE3318D" w14:textId="77777777">
            <w:pPr>
              <w:widowControl w:val="0"/>
              <w:rPr>
                <w:sz w:val="20"/>
                <w:szCs w:val="20"/>
                <w:lang w:val="en-US"/>
              </w:rPr>
            </w:pPr>
          </w:p>
        </w:tc>
      </w:tr>
      <w:tr w:rsidRPr="007E670A" w:rsidR="00980987" w14:paraId="11751A53" w14:textId="77777777">
        <w:trPr>
          <w:trHeight w:val="840"/>
        </w:trPr>
        <w:tc>
          <w:tcPr>
            <w:tcW w:w="1388" w:type="dxa"/>
            <w:vMerge/>
            <w:tcBorders>
              <w:top w:val="single" w:color="CCCCCC" w:sz="6" w:space="0"/>
              <w:left w:val="single" w:color="CCCCCC" w:sz="6" w:space="0"/>
              <w:bottom w:val="single" w:color="CCCCCC" w:sz="6" w:space="0"/>
              <w:right w:val="single" w:color="000000" w:sz="6" w:space="0"/>
            </w:tcBorders>
            <w:shd w:val="clear" w:color="auto" w:fill="auto"/>
            <w:tcMar>
              <w:top w:w="100" w:type="dxa"/>
              <w:left w:w="100" w:type="dxa"/>
              <w:bottom w:w="100" w:type="dxa"/>
              <w:right w:w="100" w:type="dxa"/>
            </w:tcMar>
          </w:tcPr>
          <w:p w:rsidRPr="00F95562" w:rsidR="00980987" w:rsidRDefault="00980987" w14:paraId="5165DD6A" w14:textId="77777777">
            <w:pPr>
              <w:widowControl w:val="0"/>
              <w:rPr>
                <w:sz w:val="20"/>
                <w:szCs w:val="20"/>
                <w:lang w:val="en-US"/>
              </w:rPr>
            </w:pPr>
          </w:p>
        </w:tc>
        <w:tc>
          <w:tcPr>
            <w:tcW w:w="1814" w:type="dxa"/>
            <w:tcBorders>
              <w:top w:val="single" w:color="CCCCCC" w:sz="6" w:space="0"/>
              <w:left w:val="single" w:color="CCCCCC" w:sz="6" w:space="0"/>
              <w:bottom w:val="single" w:color="000000" w:sz="6" w:space="0"/>
              <w:right w:val="single" w:color="000000" w:sz="6" w:space="0"/>
            </w:tcBorders>
            <w:shd w:val="clear" w:color="auto" w:fill="B4A7D6"/>
            <w:tcMar>
              <w:top w:w="40" w:type="dxa"/>
              <w:left w:w="40" w:type="dxa"/>
              <w:bottom w:w="40" w:type="dxa"/>
              <w:right w:w="40" w:type="dxa"/>
            </w:tcMar>
            <w:vAlign w:val="center"/>
          </w:tcPr>
          <w:p w:rsidRPr="00F95562" w:rsidR="00980987" w:rsidRDefault="00533D11" w14:paraId="4BEC0FB0" w14:textId="77777777">
            <w:pPr>
              <w:widowControl w:val="0"/>
              <w:rPr>
                <w:sz w:val="20"/>
                <w:szCs w:val="20"/>
                <w:lang w:val="en-US"/>
              </w:rPr>
            </w:pPr>
            <w:r w:rsidRPr="00F95562">
              <w:rPr>
                <w:rFonts w:ascii="Calibri" w:hAnsi="Calibri" w:eastAsia="Calibri" w:cs="Calibri"/>
                <w:sz w:val="20"/>
                <w:szCs w:val="20"/>
                <w:lang w:val="en-US"/>
              </w:rPr>
              <w:t>Details about the Source of Data</w:t>
            </w:r>
          </w:p>
        </w:tc>
        <w:tc>
          <w:tcPr>
            <w:tcW w:w="3073" w:type="dxa"/>
            <w:tcBorders>
              <w:top w:val="single" w:color="CCCCCC" w:sz="6" w:space="0"/>
              <w:left w:val="single" w:color="CCCCCC" w:sz="6" w:space="0"/>
              <w:bottom w:val="single" w:color="000000" w:sz="6" w:space="0"/>
              <w:right w:val="single" w:color="000000" w:sz="6" w:space="0"/>
            </w:tcBorders>
            <w:shd w:val="clear" w:color="auto" w:fill="FFFFFF"/>
            <w:tcMar>
              <w:top w:w="40" w:type="dxa"/>
              <w:left w:w="40" w:type="dxa"/>
              <w:bottom w:w="40" w:type="dxa"/>
              <w:right w:w="40" w:type="dxa"/>
            </w:tcMar>
            <w:vAlign w:val="bottom"/>
          </w:tcPr>
          <w:p w:rsidRPr="00F95562" w:rsidR="00980987" w:rsidRDefault="00533D11" w14:paraId="3A22A728" w14:textId="77777777">
            <w:pPr>
              <w:widowControl w:val="0"/>
              <w:rPr>
                <w:sz w:val="20"/>
                <w:szCs w:val="20"/>
                <w:lang w:val="en-US"/>
              </w:rPr>
            </w:pPr>
            <w:r w:rsidRPr="00F95562">
              <w:rPr>
                <w:rFonts w:ascii="Calibri" w:hAnsi="Calibri" w:eastAsia="Calibri" w:cs="Calibri"/>
                <w:i/>
                <w:sz w:val="20"/>
                <w:szCs w:val="20"/>
                <w:lang w:val="en-US"/>
              </w:rPr>
              <w:t>Please add any information that you consider relevant about the source of the data (e.g., if data is a module from a larger survey what is the more general survey about?)</w:t>
            </w:r>
          </w:p>
        </w:tc>
        <w:tc>
          <w:tcPr>
            <w:tcW w:w="2749"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980987" w14:paraId="5E7389AA" w14:textId="77777777">
            <w:pPr>
              <w:widowControl w:val="0"/>
              <w:rPr>
                <w:sz w:val="20"/>
                <w:szCs w:val="20"/>
                <w:lang w:val="en-US"/>
              </w:rPr>
            </w:pPr>
          </w:p>
        </w:tc>
      </w:tr>
      <w:tr w:rsidR="00980987" w14:paraId="17021980" w14:textId="77777777">
        <w:trPr>
          <w:trHeight w:val="840"/>
        </w:trPr>
        <w:tc>
          <w:tcPr>
            <w:tcW w:w="1388" w:type="dxa"/>
            <w:vMerge/>
            <w:tcBorders>
              <w:top w:val="single" w:color="CCCCCC" w:sz="6" w:space="0"/>
              <w:left w:val="single" w:color="CCCCCC" w:sz="6" w:space="0"/>
              <w:bottom w:val="single" w:color="CCCCCC" w:sz="6" w:space="0"/>
              <w:right w:val="single" w:color="000000" w:sz="6" w:space="0"/>
            </w:tcBorders>
            <w:shd w:val="clear" w:color="auto" w:fill="auto"/>
            <w:tcMar>
              <w:top w:w="100" w:type="dxa"/>
              <w:left w:w="100" w:type="dxa"/>
              <w:bottom w:w="100" w:type="dxa"/>
              <w:right w:w="100" w:type="dxa"/>
            </w:tcMar>
          </w:tcPr>
          <w:p w:rsidRPr="00F95562" w:rsidR="00980987" w:rsidRDefault="00980987" w14:paraId="547F9447" w14:textId="77777777">
            <w:pPr>
              <w:widowControl w:val="0"/>
              <w:rPr>
                <w:sz w:val="20"/>
                <w:szCs w:val="20"/>
                <w:lang w:val="en-US"/>
              </w:rPr>
            </w:pPr>
          </w:p>
        </w:tc>
        <w:tc>
          <w:tcPr>
            <w:tcW w:w="1814" w:type="dxa"/>
            <w:tcBorders>
              <w:top w:val="single" w:color="CCCCCC" w:sz="6" w:space="0"/>
              <w:left w:val="single" w:color="CCCCCC" w:sz="6" w:space="0"/>
              <w:bottom w:val="single" w:color="000000" w:sz="6" w:space="0"/>
              <w:right w:val="single" w:color="000000" w:sz="6" w:space="0"/>
            </w:tcBorders>
            <w:shd w:val="clear" w:color="auto" w:fill="B4A7D6"/>
            <w:tcMar>
              <w:top w:w="40" w:type="dxa"/>
              <w:left w:w="40" w:type="dxa"/>
              <w:bottom w:w="40" w:type="dxa"/>
              <w:right w:w="40" w:type="dxa"/>
            </w:tcMar>
            <w:vAlign w:val="center"/>
          </w:tcPr>
          <w:p w:rsidR="00980987" w:rsidRDefault="00533D11" w14:paraId="3D68557D" w14:textId="77777777">
            <w:pPr>
              <w:widowControl w:val="0"/>
              <w:rPr>
                <w:sz w:val="20"/>
                <w:szCs w:val="20"/>
              </w:rPr>
            </w:pPr>
            <w:r>
              <w:rPr>
                <w:rFonts w:ascii="Calibri" w:hAnsi="Calibri" w:eastAsia="Calibri" w:cs="Calibri"/>
                <w:sz w:val="20"/>
                <w:szCs w:val="20"/>
              </w:rPr>
              <w:t>Data Collection Method</w:t>
            </w:r>
          </w:p>
        </w:tc>
        <w:tc>
          <w:tcPr>
            <w:tcW w:w="3073"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00980987" w:rsidRDefault="00533D11" w14:paraId="66A47340" w14:textId="77777777">
            <w:pPr>
              <w:widowControl w:val="0"/>
              <w:rPr>
                <w:sz w:val="20"/>
                <w:szCs w:val="20"/>
              </w:rPr>
            </w:pPr>
            <w:r w:rsidRPr="00F95562">
              <w:rPr>
                <w:rFonts w:ascii="Calibri" w:hAnsi="Calibri" w:eastAsia="Calibri" w:cs="Calibri"/>
                <w:i/>
                <w:sz w:val="20"/>
                <w:szCs w:val="20"/>
                <w:lang w:val="en-US"/>
              </w:rPr>
              <w:t xml:space="preserve">If the data does not come from archival sources, how was the network data collected? </w:t>
            </w:r>
            <w:r>
              <w:rPr>
                <w:rFonts w:ascii="Calibri" w:hAnsi="Calibri" w:eastAsia="Calibri" w:cs="Calibri"/>
                <w:i/>
                <w:sz w:val="20"/>
                <w:szCs w:val="20"/>
              </w:rPr>
              <w:t>(online questionnaire, pen and paper questionaire, interviews, observation...)</w:t>
            </w:r>
          </w:p>
        </w:tc>
        <w:tc>
          <w:tcPr>
            <w:tcW w:w="2749" w:type="dxa"/>
            <w:tcBorders>
              <w:top w:val="single" w:color="CCCCCC" w:sz="6" w:space="0"/>
              <w:left w:val="single" w:color="CCCCCC" w:sz="6" w:space="0"/>
              <w:bottom w:val="single" w:color="000000" w:sz="6" w:space="0"/>
              <w:right w:val="single" w:color="000000" w:sz="6" w:space="0"/>
            </w:tcBorders>
            <w:shd w:val="clear" w:color="auto" w:fill="FFFFFF"/>
            <w:tcMar>
              <w:top w:w="40" w:type="dxa"/>
              <w:left w:w="40" w:type="dxa"/>
              <w:bottom w:w="40" w:type="dxa"/>
              <w:right w:w="40" w:type="dxa"/>
            </w:tcMar>
            <w:vAlign w:val="bottom"/>
          </w:tcPr>
          <w:p w:rsidR="00980987" w:rsidRDefault="00980987" w14:paraId="4DE64C18" w14:textId="77777777">
            <w:pPr>
              <w:widowControl w:val="0"/>
              <w:rPr>
                <w:sz w:val="20"/>
                <w:szCs w:val="20"/>
              </w:rPr>
            </w:pPr>
          </w:p>
        </w:tc>
      </w:tr>
      <w:tr w:rsidRPr="007E670A" w:rsidR="00980987" w14:paraId="2B7E5B8D" w14:textId="77777777">
        <w:trPr>
          <w:trHeight w:val="585"/>
        </w:trPr>
        <w:tc>
          <w:tcPr>
            <w:tcW w:w="1388" w:type="dxa"/>
            <w:vMerge w:val="restart"/>
            <w:tcBorders>
              <w:top w:val="single" w:color="CCCCCC" w:sz="6" w:space="0"/>
              <w:left w:val="single" w:color="CCCCCC" w:sz="6" w:space="0"/>
              <w:bottom w:val="single" w:color="CCCCCC" w:sz="6" w:space="0"/>
              <w:right w:val="single" w:color="000000" w:sz="6" w:space="0"/>
            </w:tcBorders>
            <w:shd w:val="clear" w:color="auto" w:fill="BFBFBF"/>
            <w:tcMar>
              <w:top w:w="40" w:type="dxa"/>
              <w:left w:w="40" w:type="dxa"/>
              <w:bottom w:w="40" w:type="dxa"/>
              <w:right w:w="40" w:type="dxa"/>
            </w:tcMar>
            <w:vAlign w:val="center"/>
          </w:tcPr>
          <w:p w:rsidR="00980987" w:rsidRDefault="00533D11" w14:paraId="469902BD" w14:textId="77777777">
            <w:pPr>
              <w:widowControl w:val="0"/>
              <w:jc w:val="center"/>
              <w:rPr>
                <w:rFonts w:ascii="Calibri" w:hAnsi="Calibri" w:eastAsia="Calibri" w:cs="Calibri"/>
                <w:b/>
              </w:rPr>
            </w:pPr>
            <w:r>
              <w:rPr>
                <w:rFonts w:ascii="Calibri" w:hAnsi="Calibri" w:eastAsia="Calibri" w:cs="Calibri"/>
                <w:b/>
              </w:rPr>
              <w:t>Nodes</w:t>
            </w:r>
          </w:p>
        </w:tc>
        <w:tc>
          <w:tcPr>
            <w:tcW w:w="1814" w:type="dxa"/>
            <w:vMerge w:val="restart"/>
            <w:tcBorders>
              <w:top w:val="single" w:color="CCCCCC" w:sz="6" w:space="0"/>
              <w:left w:val="single" w:color="CCCCCC" w:sz="6" w:space="0"/>
              <w:bottom w:val="single" w:color="000000" w:sz="6" w:space="0"/>
              <w:right w:val="single" w:color="000000" w:sz="6" w:space="0"/>
            </w:tcBorders>
            <w:shd w:val="clear" w:color="auto" w:fill="D5A6BD"/>
            <w:tcMar>
              <w:top w:w="40" w:type="dxa"/>
              <w:left w:w="40" w:type="dxa"/>
              <w:bottom w:w="40" w:type="dxa"/>
              <w:right w:w="40" w:type="dxa"/>
            </w:tcMar>
            <w:vAlign w:val="center"/>
          </w:tcPr>
          <w:p w:rsidR="00980987" w:rsidRDefault="00533D11" w14:paraId="770AF22F" w14:textId="77777777">
            <w:pPr>
              <w:widowControl w:val="0"/>
              <w:rPr>
                <w:rFonts w:ascii="Calibri" w:hAnsi="Calibri" w:eastAsia="Calibri" w:cs="Calibri"/>
                <w:sz w:val="20"/>
                <w:szCs w:val="20"/>
              </w:rPr>
            </w:pPr>
            <w:r>
              <w:rPr>
                <w:rFonts w:ascii="Calibri" w:hAnsi="Calibri" w:eastAsia="Calibri" w:cs="Calibri"/>
                <w:sz w:val="20"/>
                <w:szCs w:val="20"/>
              </w:rPr>
              <w:t>Node Type</w:t>
            </w:r>
          </w:p>
        </w:tc>
        <w:tc>
          <w:tcPr>
            <w:tcW w:w="3073"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533D11" w14:paraId="79F9F9FE" w14:textId="77777777">
            <w:pPr>
              <w:widowControl w:val="0"/>
              <w:rPr>
                <w:sz w:val="20"/>
                <w:szCs w:val="20"/>
                <w:lang w:val="en-US"/>
              </w:rPr>
            </w:pPr>
            <w:r w:rsidRPr="00F95562">
              <w:rPr>
                <w:rFonts w:ascii="Calibri" w:hAnsi="Calibri" w:eastAsia="Calibri" w:cs="Calibri"/>
                <w:i/>
                <w:sz w:val="20"/>
                <w:szCs w:val="20"/>
                <w:lang w:val="en-US"/>
              </w:rPr>
              <w:t xml:space="preserve">What do the nodes refer to? A </w:t>
            </w:r>
            <w:r w:rsidRPr="00F95562">
              <w:rPr>
                <w:rFonts w:ascii="Calibri" w:hAnsi="Calibri" w:eastAsia="Calibri" w:cs="Calibri"/>
                <w:b/>
                <w:i/>
                <w:sz w:val="20"/>
                <w:szCs w:val="20"/>
                <w:lang w:val="en-US"/>
              </w:rPr>
              <w:t>general</w:t>
            </w:r>
            <w:r w:rsidRPr="00F95562">
              <w:rPr>
                <w:rFonts w:ascii="Calibri" w:hAnsi="Calibri" w:eastAsia="Calibri" w:cs="Calibri"/>
                <w:i/>
                <w:sz w:val="20"/>
                <w:szCs w:val="20"/>
                <w:lang w:val="en-US"/>
              </w:rPr>
              <w:t xml:space="preserve"> typology (e.g., animals, organizations, individuals, etc...)</w:t>
            </w:r>
          </w:p>
        </w:tc>
        <w:tc>
          <w:tcPr>
            <w:tcW w:w="2749"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980987" w14:paraId="05F88E79" w14:textId="77777777">
            <w:pPr>
              <w:widowControl w:val="0"/>
              <w:rPr>
                <w:sz w:val="20"/>
                <w:szCs w:val="20"/>
                <w:lang w:val="en-US"/>
              </w:rPr>
            </w:pPr>
          </w:p>
        </w:tc>
      </w:tr>
      <w:tr w:rsidRPr="007E670A" w:rsidR="00980987" w14:paraId="380D86AD" w14:textId="77777777">
        <w:trPr>
          <w:trHeight w:val="585"/>
        </w:trPr>
        <w:tc>
          <w:tcPr>
            <w:tcW w:w="1388" w:type="dxa"/>
            <w:vMerge/>
            <w:tcBorders>
              <w:top w:val="single" w:color="CCCCCC" w:sz="6" w:space="0"/>
              <w:left w:val="single" w:color="CCCCCC" w:sz="6" w:space="0"/>
              <w:bottom w:val="single" w:color="CCCCCC" w:sz="6" w:space="0"/>
              <w:right w:val="single" w:color="000000" w:sz="6" w:space="0"/>
            </w:tcBorders>
            <w:shd w:val="clear" w:color="auto" w:fill="auto"/>
            <w:tcMar>
              <w:top w:w="100" w:type="dxa"/>
              <w:left w:w="100" w:type="dxa"/>
              <w:bottom w:w="100" w:type="dxa"/>
              <w:right w:w="100" w:type="dxa"/>
            </w:tcMar>
          </w:tcPr>
          <w:p w:rsidRPr="00F95562" w:rsidR="00980987" w:rsidRDefault="00980987" w14:paraId="298AEE6A" w14:textId="77777777">
            <w:pPr>
              <w:widowControl w:val="0"/>
              <w:rPr>
                <w:sz w:val="20"/>
                <w:szCs w:val="20"/>
                <w:lang w:val="en-US"/>
              </w:rPr>
            </w:pPr>
          </w:p>
        </w:tc>
        <w:tc>
          <w:tcPr>
            <w:tcW w:w="1814" w:type="dxa"/>
            <w:vMerge/>
            <w:tcBorders>
              <w:top w:val="single" w:color="CCCCCC" w:sz="6" w:space="0"/>
              <w:left w:val="single" w:color="CCCCCC" w:sz="6" w:space="0"/>
              <w:bottom w:val="single" w:color="000000" w:sz="6" w:space="0"/>
              <w:right w:val="single" w:color="000000" w:sz="6" w:space="0"/>
            </w:tcBorders>
            <w:shd w:val="clear" w:color="auto" w:fill="auto"/>
            <w:tcMar>
              <w:top w:w="100" w:type="dxa"/>
              <w:left w:w="100" w:type="dxa"/>
              <w:bottom w:w="100" w:type="dxa"/>
              <w:right w:w="100" w:type="dxa"/>
            </w:tcMar>
          </w:tcPr>
          <w:p w:rsidRPr="00F95562" w:rsidR="00980987" w:rsidRDefault="00980987" w14:paraId="51E92934" w14:textId="77777777">
            <w:pPr>
              <w:widowControl w:val="0"/>
              <w:rPr>
                <w:sz w:val="20"/>
                <w:szCs w:val="20"/>
                <w:lang w:val="en-US"/>
              </w:rPr>
            </w:pPr>
          </w:p>
        </w:tc>
        <w:tc>
          <w:tcPr>
            <w:tcW w:w="3073"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533D11" w14:paraId="78DEA1C7" w14:textId="77777777">
            <w:pPr>
              <w:widowControl w:val="0"/>
              <w:rPr>
                <w:sz w:val="20"/>
                <w:szCs w:val="20"/>
                <w:lang w:val="en-US"/>
              </w:rPr>
            </w:pPr>
            <w:r w:rsidRPr="00F95562">
              <w:rPr>
                <w:rFonts w:ascii="Calibri" w:hAnsi="Calibri" w:eastAsia="Calibri" w:cs="Calibri"/>
                <w:i/>
                <w:sz w:val="20"/>
                <w:szCs w:val="20"/>
                <w:lang w:val="en-US"/>
              </w:rPr>
              <w:t xml:space="preserve">What do the nodes refer to? A more </w:t>
            </w:r>
            <w:r w:rsidRPr="00F95562">
              <w:rPr>
                <w:rFonts w:ascii="Calibri" w:hAnsi="Calibri" w:eastAsia="Calibri" w:cs="Calibri"/>
                <w:b/>
                <w:i/>
                <w:sz w:val="20"/>
                <w:szCs w:val="20"/>
                <w:lang w:val="en-US"/>
              </w:rPr>
              <w:t>detailed</w:t>
            </w:r>
            <w:r w:rsidRPr="00F95562">
              <w:rPr>
                <w:rFonts w:ascii="Calibri" w:hAnsi="Calibri" w:eastAsia="Calibri" w:cs="Calibri"/>
                <w:i/>
                <w:sz w:val="20"/>
                <w:szCs w:val="20"/>
                <w:lang w:val="en-US"/>
              </w:rPr>
              <w:t xml:space="preserve"> typology (e.g. students, cows, etc...)</w:t>
            </w:r>
          </w:p>
        </w:tc>
        <w:tc>
          <w:tcPr>
            <w:tcW w:w="2749"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980987" w14:paraId="0FF15318" w14:textId="77777777">
            <w:pPr>
              <w:widowControl w:val="0"/>
              <w:rPr>
                <w:sz w:val="20"/>
                <w:szCs w:val="20"/>
                <w:lang w:val="en-US"/>
              </w:rPr>
            </w:pPr>
          </w:p>
        </w:tc>
      </w:tr>
      <w:tr w:rsidRPr="007E670A" w:rsidR="00980987" w14:paraId="1686AFDD" w14:textId="77777777">
        <w:trPr>
          <w:trHeight w:val="585"/>
        </w:trPr>
        <w:tc>
          <w:tcPr>
            <w:tcW w:w="1388" w:type="dxa"/>
            <w:vMerge/>
            <w:tcBorders>
              <w:top w:val="single" w:color="CCCCCC" w:sz="6" w:space="0"/>
              <w:left w:val="single" w:color="CCCCCC" w:sz="6" w:space="0"/>
              <w:bottom w:val="single" w:color="CCCCCC" w:sz="6" w:space="0"/>
              <w:right w:val="single" w:color="000000" w:sz="6" w:space="0"/>
            </w:tcBorders>
            <w:shd w:val="clear" w:color="auto" w:fill="auto"/>
            <w:tcMar>
              <w:top w:w="100" w:type="dxa"/>
              <w:left w:w="100" w:type="dxa"/>
              <w:bottom w:w="100" w:type="dxa"/>
              <w:right w:w="100" w:type="dxa"/>
            </w:tcMar>
          </w:tcPr>
          <w:p w:rsidRPr="00F95562" w:rsidR="00980987" w:rsidRDefault="00980987" w14:paraId="79F47535" w14:textId="77777777">
            <w:pPr>
              <w:widowControl w:val="0"/>
              <w:rPr>
                <w:sz w:val="20"/>
                <w:szCs w:val="20"/>
                <w:lang w:val="en-US"/>
              </w:rPr>
            </w:pPr>
          </w:p>
        </w:tc>
        <w:tc>
          <w:tcPr>
            <w:tcW w:w="1814" w:type="dxa"/>
            <w:tcBorders>
              <w:top w:val="single" w:color="CCCCCC" w:sz="6" w:space="0"/>
              <w:left w:val="single" w:color="CCCCCC" w:sz="6" w:space="0"/>
              <w:bottom w:val="single" w:color="000000" w:sz="6" w:space="0"/>
              <w:right w:val="single" w:color="000000" w:sz="6" w:space="0"/>
            </w:tcBorders>
            <w:shd w:val="clear" w:color="auto" w:fill="D5A6BD"/>
            <w:tcMar>
              <w:top w:w="40" w:type="dxa"/>
              <w:left w:w="40" w:type="dxa"/>
              <w:bottom w:w="40" w:type="dxa"/>
              <w:right w:w="40" w:type="dxa"/>
            </w:tcMar>
            <w:vAlign w:val="center"/>
          </w:tcPr>
          <w:p w:rsidR="00980987" w:rsidRDefault="00533D11" w14:paraId="324174B5" w14:textId="77777777">
            <w:pPr>
              <w:widowControl w:val="0"/>
              <w:rPr>
                <w:sz w:val="20"/>
                <w:szCs w:val="20"/>
              </w:rPr>
            </w:pPr>
            <w:r>
              <w:rPr>
                <w:rFonts w:ascii="Calibri" w:hAnsi="Calibri" w:eastAsia="Calibri" w:cs="Calibri"/>
                <w:sz w:val="20"/>
                <w:szCs w:val="20"/>
              </w:rPr>
              <w:t>Network Boundary</w:t>
            </w:r>
          </w:p>
        </w:tc>
        <w:tc>
          <w:tcPr>
            <w:tcW w:w="3073"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533D11" w14:paraId="14270060" w14:textId="77777777">
            <w:pPr>
              <w:widowControl w:val="0"/>
              <w:rPr>
                <w:sz w:val="20"/>
                <w:szCs w:val="20"/>
                <w:lang w:val="en-US"/>
              </w:rPr>
            </w:pPr>
            <w:r w:rsidRPr="00F95562">
              <w:rPr>
                <w:rFonts w:ascii="Calibri" w:hAnsi="Calibri" w:eastAsia="Calibri" w:cs="Calibri"/>
                <w:i/>
                <w:sz w:val="20"/>
                <w:szCs w:val="20"/>
                <w:lang w:val="en-US"/>
              </w:rPr>
              <w:t xml:space="preserve">What criteria is used for inclusion of the nodes? (e.g., belonging to an </w:t>
            </w:r>
            <w:r w:rsidRPr="00F95562">
              <w:rPr>
                <w:rFonts w:ascii="Calibri" w:hAnsi="Calibri" w:eastAsia="Calibri" w:cs="Calibri"/>
                <w:i/>
                <w:sz w:val="20"/>
                <w:szCs w:val="20"/>
                <w:lang w:val="en-US"/>
              </w:rPr>
              <w:t>organization)</w:t>
            </w:r>
          </w:p>
        </w:tc>
        <w:tc>
          <w:tcPr>
            <w:tcW w:w="2749"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980987" w14:paraId="37461454" w14:textId="77777777">
            <w:pPr>
              <w:widowControl w:val="0"/>
              <w:rPr>
                <w:sz w:val="20"/>
                <w:szCs w:val="20"/>
                <w:lang w:val="en-US"/>
              </w:rPr>
            </w:pPr>
          </w:p>
        </w:tc>
      </w:tr>
      <w:tr w:rsidR="00980987" w14:paraId="5D6612DD" w14:textId="77777777">
        <w:trPr>
          <w:trHeight w:val="585"/>
        </w:trPr>
        <w:tc>
          <w:tcPr>
            <w:tcW w:w="1388" w:type="dxa"/>
            <w:vMerge/>
            <w:tcBorders>
              <w:top w:val="single" w:color="CCCCCC" w:sz="6" w:space="0"/>
              <w:left w:val="single" w:color="CCCCCC" w:sz="6" w:space="0"/>
              <w:bottom w:val="single" w:color="CCCCCC" w:sz="6" w:space="0"/>
              <w:right w:val="single" w:color="000000" w:sz="6" w:space="0"/>
            </w:tcBorders>
            <w:shd w:val="clear" w:color="auto" w:fill="auto"/>
            <w:tcMar>
              <w:top w:w="100" w:type="dxa"/>
              <w:left w:w="100" w:type="dxa"/>
              <w:bottom w:w="100" w:type="dxa"/>
              <w:right w:w="100" w:type="dxa"/>
            </w:tcMar>
          </w:tcPr>
          <w:p w:rsidRPr="00F95562" w:rsidR="00980987" w:rsidRDefault="00980987" w14:paraId="4815607D" w14:textId="77777777">
            <w:pPr>
              <w:widowControl w:val="0"/>
              <w:rPr>
                <w:sz w:val="20"/>
                <w:szCs w:val="20"/>
                <w:lang w:val="en-US"/>
              </w:rPr>
            </w:pPr>
          </w:p>
        </w:tc>
        <w:tc>
          <w:tcPr>
            <w:tcW w:w="1814" w:type="dxa"/>
            <w:tcBorders>
              <w:top w:val="single" w:color="CCCCCC" w:sz="6" w:space="0"/>
              <w:left w:val="single" w:color="CCCCCC" w:sz="6" w:space="0"/>
              <w:bottom w:val="single" w:color="000000" w:sz="6" w:space="0"/>
              <w:right w:val="single" w:color="000000" w:sz="6" w:space="0"/>
            </w:tcBorders>
            <w:shd w:val="clear" w:color="auto" w:fill="D5A6BD"/>
            <w:tcMar>
              <w:top w:w="40" w:type="dxa"/>
              <w:left w:w="40" w:type="dxa"/>
              <w:bottom w:w="40" w:type="dxa"/>
              <w:right w:w="40" w:type="dxa"/>
            </w:tcMar>
            <w:vAlign w:val="center"/>
          </w:tcPr>
          <w:p w:rsidR="00980987" w:rsidRDefault="00533D11" w14:paraId="772385E1" w14:textId="77777777">
            <w:pPr>
              <w:widowControl w:val="0"/>
              <w:rPr>
                <w:sz w:val="20"/>
                <w:szCs w:val="20"/>
              </w:rPr>
            </w:pPr>
            <w:r>
              <w:rPr>
                <w:rFonts w:ascii="Calibri" w:hAnsi="Calibri" w:eastAsia="Calibri" w:cs="Calibri"/>
                <w:sz w:val="20"/>
                <w:szCs w:val="20"/>
              </w:rPr>
              <w:t>Node Exclusion</w:t>
            </w:r>
          </w:p>
        </w:tc>
        <w:tc>
          <w:tcPr>
            <w:tcW w:w="3073"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00980987" w:rsidRDefault="00533D11" w14:paraId="28D40D37" w14:textId="77777777">
            <w:pPr>
              <w:widowControl w:val="0"/>
              <w:rPr>
                <w:sz w:val="20"/>
                <w:szCs w:val="20"/>
              </w:rPr>
            </w:pPr>
            <w:r w:rsidRPr="00F95562">
              <w:rPr>
                <w:rFonts w:ascii="Calibri" w:hAnsi="Calibri" w:eastAsia="Calibri" w:cs="Calibri"/>
                <w:i/>
                <w:sz w:val="20"/>
                <w:szCs w:val="20"/>
                <w:lang w:val="en-US"/>
              </w:rPr>
              <w:t xml:space="preserve">If a specific node or type of nodes was removed, what was the criteria for the removal? </w:t>
            </w:r>
            <w:r>
              <w:rPr>
                <w:rFonts w:ascii="Calibri" w:hAnsi="Calibri" w:eastAsia="Calibri" w:cs="Calibri"/>
                <w:i/>
                <w:sz w:val="20"/>
                <w:szCs w:val="20"/>
              </w:rPr>
              <w:t>(e.g., removing outliers)</w:t>
            </w:r>
          </w:p>
        </w:tc>
        <w:tc>
          <w:tcPr>
            <w:tcW w:w="2749"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00980987" w:rsidRDefault="00980987" w14:paraId="6A0BAFD9" w14:textId="77777777">
            <w:pPr>
              <w:widowControl w:val="0"/>
              <w:rPr>
                <w:sz w:val="20"/>
                <w:szCs w:val="20"/>
              </w:rPr>
            </w:pPr>
          </w:p>
        </w:tc>
      </w:tr>
      <w:tr w:rsidR="00980987" w14:paraId="6A17A8A9" w14:textId="77777777">
        <w:trPr>
          <w:trHeight w:val="585"/>
        </w:trPr>
        <w:tc>
          <w:tcPr>
            <w:tcW w:w="1388" w:type="dxa"/>
            <w:vMerge/>
            <w:tcBorders>
              <w:top w:val="single" w:color="CCCCCC" w:sz="6" w:space="0"/>
              <w:left w:val="single" w:color="CCCCCC" w:sz="6" w:space="0"/>
              <w:bottom w:val="single" w:color="CCCCCC" w:sz="6" w:space="0"/>
              <w:right w:val="single" w:color="000000" w:sz="6" w:space="0"/>
            </w:tcBorders>
            <w:shd w:val="clear" w:color="auto" w:fill="auto"/>
            <w:tcMar>
              <w:top w:w="100" w:type="dxa"/>
              <w:left w:w="100" w:type="dxa"/>
              <w:bottom w:w="100" w:type="dxa"/>
              <w:right w:w="100" w:type="dxa"/>
            </w:tcMar>
          </w:tcPr>
          <w:p w:rsidR="00980987" w:rsidRDefault="00980987" w14:paraId="2FEE8BDE" w14:textId="77777777">
            <w:pPr>
              <w:widowControl w:val="0"/>
              <w:rPr>
                <w:sz w:val="20"/>
                <w:szCs w:val="20"/>
              </w:rPr>
            </w:pPr>
          </w:p>
        </w:tc>
        <w:tc>
          <w:tcPr>
            <w:tcW w:w="1814" w:type="dxa"/>
            <w:tcBorders>
              <w:top w:val="single" w:color="CCCCCC" w:sz="6" w:space="0"/>
              <w:left w:val="single" w:color="CCCCCC" w:sz="6" w:space="0"/>
              <w:bottom w:val="single" w:color="000000" w:sz="6" w:space="0"/>
              <w:right w:val="single" w:color="000000" w:sz="6" w:space="0"/>
            </w:tcBorders>
            <w:shd w:val="clear" w:color="auto" w:fill="D5A6BD"/>
            <w:tcMar>
              <w:top w:w="40" w:type="dxa"/>
              <w:left w:w="40" w:type="dxa"/>
              <w:bottom w:w="40" w:type="dxa"/>
              <w:right w:w="40" w:type="dxa"/>
            </w:tcMar>
            <w:vAlign w:val="center"/>
          </w:tcPr>
          <w:p w:rsidR="00980987" w:rsidRDefault="00533D11" w14:paraId="6D78867B" w14:textId="77777777">
            <w:pPr>
              <w:widowControl w:val="0"/>
              <w:rPr>
                <w:sz w:val="20"/>
                <w:szCs w:val="20"/>
              </w:rPr>
            </w:pPr>
            <w:r>
              <w:rPr>
                <w:rFonts w:ascii="Calibri" w:hAnsi="Calibri" w:eastAsia="Calibri" w:cs="Calibri"/>
                <w:sz w:val="20"/>
                <w:szCs w:val="20"/>
              </w:rPr>
              <w:t>Node Transformation</w:t>
            </w:r>
          </w:p>
        </w:tc>
        <w:tc>
          <w:tcPr>
            <w:tcW w:w="3073"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00980987" w:rsidRDefault="00533D11" w14:paraId="43CC1DC9" w14:textId="77777777">
            <w:pPr>
              <w:widowControl w:val="0"/>
              <w:rPr>
                <w:sz w:val="20"/>
                <w:szCs w:val="20"/>
              </w:rPr>
            </w:pPr>
            <w:r w:rsidRPr="00F95562">
              <w:rPr>
                <w:rFonts w:ascii="Calibri" w:hAnsi="Calibri" w:eastAsia="Calibri" w:cs="Calibri"/>
                <w:i/>
                <w:sz w:val="20"/>
                <w:szCs w:val="20"/>
                <w:lang w:val="en-US"/>
              </w:rPr>
              <w:t xml:space="preserve">Were there any transformations/manipulations operated on the nodes? </w:t>
            </w:r>
            <w:r>
              <w:rPr>
                <w:rFonts w:ascii="Calibri" w:hAnsi="Calibri" w:eastAsia="Calibri" w:cs="Calibri"/>
                <w:i/>
                <w:sz w:val="20"/>
                <w:szCs w:val="20"/>
              </w:rPr>
              <w:t>(e.g., aggregation)</w:t>
            </w:r>
          </w:p>
        </w:tc>
        <w:tc>
          <w:tcPr>
            <w:tcW w:w="2749"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00980987" w:rsidRDefault="00980987" w14:paraId="089F80AA" w14:textId="77777777">
            <w:pPr>
              <w:widowControl w:val="0"/>
              <w:rPr>
                <w:sz w:val="20"/>
                <w:szCs w:val="20"/>
              </w:rPr>
            </w:pPr>
          </w:p>
        </w:tc>
      </w:tr>
      <w:tr w:rsidRPr="007E670A" w:rsidR="00980987" w14:paraId="32E97442" w14:textId="77777777">
        <w:trPr>
          <w:trHeight w:val="585"/>
        </w:trPr>
        <w:tc>
          <w:tcPr>
            <w:tcW w:w="1388" w:type="dxa"/>
            <w:vMerge w:val="restart"/>
            <w:tcBorders>
              <w:top w:val="single" w:color="CCCCCC" w:sz="6" w:space="0"/>
              <w:left w:val="single" w:color="000000" w:sz="6" w:space="0"/>
              <w:bottom w:val="single" w:color="000000" w:sz="6" w:space="0"/>
              <w:right w:val="single" w:color="000000" w:sz="6" w:space="0"/>
            </w:tcBorders>
            <w:shd w:val="clear" w:color="auto" w:fill="BFBFBF"/>
            <w:tcMar>
              <w:top w:w="40" w:type="dxa"/>
              <w:left w:w="40" w:type="dxa"/>
              <w:bottom w:w="40" w:type="dxa"/>
              <w:right w:w="40" w:type="dxa"/>
            </w:tcMar>
            <w:vAlign w:val="center"/>
          </w:tcPr>
          <w:p w:rsidR="00980987" w:rsidRDefault="00533D11" w14:paraId="28AE505C" w14:textId="77777777">
            <w:pPr>
              <w:widowControl w:val="0"/>
              <w:jc w:val="center"/>
              <w:rPr>
                <w:rFonts w:ascii="Calibri" w:hAnsi="Calibri" w:eastAsia="Calibri" w:cs="Calibri"/>
                <w:b/>
              </w:rPr>
            </w:pPr>
            <w:r>
              <w:rPr>
                <w:rFonts w:ascii="Calibri" w:hAnsi="Calibri" w:eastAsia="Calibri" w:cs="Calibri"/>
                <w:b/>
              </w:rPr>
              <w:t>Ties</w:t>
            </w:r>
          </w:p>
        </w:tc>
        <w:tc>
          <w:tcPr>
            <w:tcW w:w="1814" w:type="dxa"/>
            <w:vMerge w:val="restart"/>
            <w:tcBorders>
              <w:top w:val="single" w:color="CCCCCC" w:sz="6" w:space="0"/>
              <w:left w:val="single" w:color="CCCCCC" w:sz="6" w:space="0"/>
              <w:bottom w:val="single" w:color="000000" w:sz="6" w:space="0"/>
              <w:right w:val="single" w:color="000000" w:sz="6" w:space="0"/>
            </w:tcBorders>
            <w:shd w:val="clear" w:color="auto" w:fill="93C47D"/>
            <w:tcMar>
              <w:top w:w="40" w:type="dxa"/>
              <w:left w:w="40" w:type="dxa"/>
              <w:bottom w:w="40" w:type="dxa"/>
              <w:right w:w="40" w:type="dxa"/>
            </w:tcMar>
            <w:vAlign w:val="center"/>
          </w:tcPr>
          <w:p w:rsidR="00980987" w:rsidRDefault="00533D11" w14:paraId="424DA1A7" w14:textId="77777777">
            <w:pPr>
              <w:widowControl w:val="0"/>
              <w:rPr>
                <w:rFonts w:ascii="Calibri" w:hAnsi="Calibri" w:eastAsia="Calibri" w:cs="Calibri"/>
                <w:sz w:val="20"/>
                <w:szCs w:val="20"/>
              </w:rPr>
            </w:pPr>
            <w:r>
              <w:rPr>
                <w:rFonts w:ascii="Calibri" w:hAnsi="Calibri" w:eastAsia="Calibri" w:cs="Calibri"/>
                <w:sz w:val="20"/>
                <w:szCs w:val="20"/>
              </w:rPr>
              <w:t>Type of Relationship</w:t>
            </w:r>
          </w:p>
        </w:tc>
        <w:tc>
          <w:tcPr>
            <w:tcW w:w="3073"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533D11" w14:paraId="373F6167" w14:textId="77777777">
            <w:pPr>
              <w:widowControl w:val="0"/>
              <w:rPr>
                <w:sz w:val="20"/>
                <w:szCs w:val="20"/>
                <w:lang w:val="en-US"/>
              </w:rPr>
            </w:pPr>
            <w:r w:rsidRPr="00F95562">
              <w:rPr>
                <w:rFonts w:ascii="Calibri" w:hAnsi="Calibri" w:eastAsia="Calibri" w:cs="Calibri"/>
                <w:i/>
                <w:sz w:val="20"/>
                <w:szCs w:val="20"/>
                <w:lang w:val="en-US"/>
              </w:rPr>
              <w:t xml:space="preserve">What type of relationships do ties represent? A </w:t>
            </w:r>
            <w:r w:rsidRPr="00F95562">
              <w:rPr>
                <w:rFonts w:ascii="Calibri" w:hAnsi="Calibri" w:eastAsia="Calibri" w:cs="Calibri"/>
                <w:b/>
                <w:i/>
                <w:sz w:val="20"/>
                <w:szCs w:val="20"/>
                <w:lang w:val="en-US"/>
              </w:rPr>
              <w:t xml:space="preserve">general </w:t>
            </w:r>
            <w:r w:rsidRPr="00F95562">
              <w:rPr>
                <w:rFonts w:ascii="Calibri" w:hAnsi="Calibri" w:eastAsia="Calibri" w:cs="Calibri"/>
                <w:i/>
                <w:sz w:val="20"/>
                <w:szCs w:val="20"/>
                <w:lang w:val="en-US"/>
              </w:rPr>
              <w:t>typology (e.g., similarities, interactions, etc...)</w:t>
            </w:r>
          </w:p>
        </w:tc>
        <w:tc>
          <w:tcPr>
            <w:tcW w:w="2749"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980987" w14:paraId="15888F2D" w14:textId="77777777">
            <w:pPr>
              <w:widowControl w:val="0"/>
              <w:rPr>
                <w:sz w:val="20"/>
                <w:szCs w:val="20"/>
                <w:lang w:val="en-US"/>
              </w:rPr>
            </w:pPr>
          </w:p>
        </w:tc>
      </w:tr>
      <w:tr w:rsidRPr="007E670A" w:rsidR="00980987" w14:paraId="422D1712" w14:textId="77777777">
        <w:trPr>
          <w:trHeight w:val="585"/>
        </w:trPr>
        <w:tc>
          <w:tcPr>
            <w:tcW w:w="1388" w:type="dxa"/>
            <w:vMerge/>
            <w:tcBorders>
              <w:top w:val="single" w:color="CCCCCC"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tcPr>
          <w:p w:rsidRPr="00F95562" w:rsidR="00980987" w:rsidRDefault="00980987" w14:paraId="411DE9AF" w14:textId="77777777">
            <w:pPr>
              <w:widowControl w:val="0"/>
              <w:rPr>
                <w:sz w:val="20"/>
                <w:szCs w:val="20"/>
                <w:lang w:val="en-US"/>
              </w:rPr>
            </w:pPr>
          </w:p>
        </w:tc>
        <w:tc>
          <w:tcPr>
            <w:tcW w:w="1814" w:type="dxa"/>
            <w:vMerge/>
            <w:tcBorders>
              <w:top w:val="single" w:color="CCCCCC" w:sz="6" w:space="0"/>
              <w:left w:val="single" w:color="CCCCCC" w:sz="6" w:space="0"/>
              <w:bottom w:val="single" w:color="000000" w:sz="6" w:space="0"/>
              <w:right w:val="single" w:color="000000" w:sz="6" w:space="0"/>
            </w:tcBorders>
            <w:shd w:val="clear" w:color="auto" w:fill="auto"/>
            <w:tcMar>
              <w:top w:w="100" w:type="dxa"/>
              <w:left w:w="100" w:type="dxa"/>
              <w:bottom w:w="100" w:type="dxa"/>
              <w:right w:w="100" w:type="dxa"/>
            </w:tcMar>
          </w:tcPr>
          <w:p w:rsidRPr="00F95562" w:rsidR="00980987" w:rsidRDefault="00980987" w14:paraId="339AB305" w14:textId="77777777">
            <w:pPr>
              <w:widowControl w:val="0"/>
              <w:rPr>
                <w:sz w:val="20"/>
                <w:szCs w:val="20"/>
                <w:lang w:val="en-US"/>
              </w:rPr>
            </w:pPr>
          </w:p>
        </w:tc>
        <w:tc>
          <w:tcPr>
            <w:tcW w:w="3073"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533D11" w14:paraId="50D2957E" w14:textId="77777777">
            <w:pPr>
              <w:widowControl w:val="0"/>
              <w:rPr>
                <w:sz w:val="20"/>
                <w:szCs w:val="20"/>
                <w:lang w:val="en-US"/>
              </w:rPr>
            </w:pPr>
            <w:r w:rsidRPr="00F95562">
              <w:rPr>
                <w:rFonts w:ascii="Calibri" w:hAnsi="Calibri" w:eastAsia="Calibri" w:cs="Calibri"/>
                <w:i/>
                <w:sz w:val="20"/>
                <w:szCs w:val="20"/>
                <w:lang w:val="en-US"/>
              </w:rPr>
              <w:t xml:space="preserve">What type of relationships do ties represent? A more </w:t>
            </w:r>
            <w:r w:rsidRPr="00F95562">
              <w:rPr>
                <w:rFonts w:ascii="Calibri" w:hAnsi="Calibri" w:eastAsia="Calibri" w:cs="Calibri"/>
                <w:b/>
                <w:i/>
                <w:sz w:val="20"/>
                <w:szCs w:val="20"/>
                <w:lang w:val="en-US"/>
              </w:rPr>
              <w:t>detailed</w:t>
            </w:r>
            <w:r w:rsidRPr="00F95562">
              <w:rPr>
                <w:rFonts w:ascii="Calibri" w:hAnsi="Calibri" w:eastAsia="Calibri" w:cs="Calibri"/>
                <w:i/>
                <w:sz w:val="20"/>
                <w:szCs w:val="20"/>
                <w:lang w:val="en-US"/>
              </w:rPr>
              <w:t xml:space="preserve"> typology (e.g., friendship, co-membership)</w:t>
            </w:r>
          </w:p>
        </w:tc>
        <w:tc>
          <w:tcPr>
            <w:tcW w:w="2749"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980987" w14:paraId="39BDD1F9" w14:textId="77777777">
            <w:pPr>
              <w:widowControl w:val="0"/>
              <w:rPr>
                <w:sz w:val="20"/>
                <w:szCs w:val="20"/>
                <w:lang w:val="en-US"/>
              </w:rPr>
            </w:pPr>
          </w:p>
        </w:tc>
      </w:tr>
      <w:tr w:rsidR="00980987" w14:paraId="06AB8DA6" w14:textId="77777777">
        <w:trPr>
          <w:trHeight w:val="330"/>
        </w:trPr>
        <w:tc>
          <w:tcPr>
            <w:tcW w:w="1388" w:type="dxa"/>
            <w:vMerge/>
            <w:tcBorders>
              <w:top w:val="single" w:color="CCCCCC"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tcPr>
          <w:p w:rsidRPr="00F95562" w:rsidR="00980987" w:rsidRDefault="00980987" w14:paraId="56DAF0AB" w14:textId="77777777">
            <w:pPr>
              <w:widowControl w:val="0"/>
              <w:rPr>
                <w:sz w:val="20"/>
                <w:szCs w:val="20"/>
                <w:lang w:val="en-US"/>
              </w:rPr>
            </w:pPr>
          </w:p>
        </w:tc>
        <w:tc>
          <w:tcPr>
            <w:tcW w:w="1814" w:type="dxa"/>
            <w:tcBorders>
              <w:top w:val="single" w:color="CCCCCC" w:sz="6" w:space="0"/>
              <w:left w:val="single" w:color="CCCCCC" w:sz="6" w:space="0"/>
              <w:bottom w:val="single" w:color="000000" w:sz="6" w:space="0"/>
              <w:right w:val="single" w:color="000000" w:sz="6" w:space="0"/>
            </w:tcBorders>
            <w:shd w:val="clear" w:color="auto" w:fill="93C47D"/>
            <w:tcMar>
              <w:top w:w="40" w:type="dxa"/>
              <w:left w:w="40" w:type="dxa"/>
              <w:bottom w:w="40" w:type="dxa"/>
              <w:right w:w="40" w:type="dxa"/>
            </w:tcMar>
            <w:vAlign w:val="center"/>
          </w:tcPr>
          <w:p w:rsidR="00980987" w:rsidRDefault="00533D11" w14:paraId="284FB5E0" w14:textId="77777777">
            <w:pPr>
              <w:widowControl w:val="0"/>
              <w:rPr>
                <w:sz w:val="20"/>
                <w:szCs w:val="20"/>
              </w:rPr>
            </w:pPr>
            <w:r>
              <w:rPr>
                <w:rFonts w:ascii="Calibri" w:hAnsi="Calibri" w:eastAsia="Calibri" w:cs="Calibri"/>
                <w:sz w:val="20"/>
                <w:szCs w:val="20"/>
              </w:rPr>
              <w:t>Direction</w:t>
            </w:r>
          </w:p>
        </w:tc>
        <w:tc>
          <w:tcPr>
            <w:tcW w:w="3073"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00980987" w:rsidRDefault="00533D11" w14:paraId="15011F7B" w14:textId="77777777">
            <w:pPr>
              <w:widowControl w:val="0"/>
              <w:rPr>
                <w:sz w:val="20"/>
                <w:szCs w:val="20"/>
              </w:rPr>
            </w:pPr>
            <w:r>
              <w:rPr>
                <w:rFonts w:ascii="Calibri" w:hAnsi="Calibri" w:eastAsia="Calibri" w:cs="Calibri"/>
                <w:i/>
                <w:sz w:val="20"/>
                <w:szCs w:val="20"/>
              </w:rPr>
              <w:t>Directed or Undirected</w:t>
            </w:r>
          </w:p>
        </w:tc>
        <w:tc>
          <w:tcPr>
            <w:tcW w:w="2749"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00980987" w:rsidRDefault="00980987" w14:paraId="672161A3" w14:textId="77777777">
            <w:pPr>
              <w:widowControl w:val="0"/>
              <w:rPr>
                <w:sz w:val="20"/>
                <w:szCs w:val="20"/>
              </w:rPr>
            </w:pPr>
          </w:p>
        </w:tc>
      </w:tr>
      <w:tr w:rsidR="00980987" w14:paraId="700B5BE1" w14:textId="77777777">
        <w:trPr>
          <w:trHeight w:val="330"/>
        </w:trPr>
        <w:tc>
          <w:tcPr>
            <w:tcW w:w="1388" w:type="dxa"/>
            <w:vMerge/>
            <w:tcBorders>
              <w:top w:val="single" w:color="CCCCCC"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tcPr>
          <w:p w:rsidR="00980987" w:rsidRDefault="00980987" w14:paraId="7E65CE33" w14:textId="77777777">
            <w:pPr>
              <w:widowControl w:val="0"/>
              <w:rPr>
                <w:sz w:val="20"/>
                <w:szCs w:val="20"/>
              </w:rPr>
            </w:pPr>
          </w:p>
        </w:tc>
        <w:tc>
          <w:tcPr>
            <w:tcW w:w="1814" w:type="dxa"/>
            <w:tcBorders>
              <w:top w:val="single" w:color="CCCCCC" w:sz="6" w:space="0"/>
              <w:left w:val="single" w:color="CCCCCC" w:sz="6" w:space="0"/>
              <w:bottom w:val="single" w:color="000000" w:sz="6" w:space="0"/>
              <w:right w:val="single" w:color="000000" w:sz="6" w:space="0"/>
            </w:tcBorders>
            <w:shd w:val="clear" w:color="auto" w:fill="93C47D"/>
            <w:tcMar>
              <w:top w:w="40" w:type="dxa"/>
              <w:left w:w="40" w:type="dxa"/>
              <w:bottom w:w="40" w:type="dxa"/>
              <w:right w:w="40" w:type="dxa"/>
            </w:tcMar>
            <w:vAlign w:val="center"/>
          </w:tcPr>
          <w:p w:rsidR="00980987" w:rsidRDefault="00533D11" w14:paraId="22A483DF" w14:textId="77777777">
            <w:pPr>
              <w:widowControl w:val="0"/>
              <w:rPr>
                <w:sz w:val="20"/>
                <w:szCs w:val="20"/>
              </w:rPr>
            </w:pPr>
            <w:r>
              <w:rPr>
                <w:rFonts w:ascii="Calibri" w:hAnsi="Calibri" w:eastAsia="Calibri" w:cs="Calibri"/>
                <w:sz w:val="20"/>
                <w:szCs w:val="20"/>
              </w:rPr>
              <w:t>Self-links</w:t>
            </w:r>
          </w:p>
        </w:tc>
        <w:tc>
          <w:tcPr>
            <w:tcW w:w="3073"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00980987" w:rsidRDefault="00533D11" w14:paraId="1C63D9E8" w14:textId="77777777">
            <w:pPr>
              <w:widowControl w:val="0"/>
              <w:rPr>
                <w:sz w:val="20"/>
                <w:szCs w:val="20"/>
              </w:rPr>
            </w:pPr>
            <w:r w:rsidRPr="00F95562">
              <w:rPr>
                <w:rFonts w:ascii="Calibri" w:hAnsi="Calibri" w:eastAsia="Calibri" w:cs="Calibri"/>
                <w:i/>
                <w:sz w:val="20"/>
                <w:szCs w:val="20"/>
                <w:lang w:val="en-US"/>
              </w:rPr>
              <w:t xml:space="preserve">Can nodes have ties to themselves? </w:t>
            </w:r>
            <w:r>
              <w:rPr>
                <w:rFonts w:ascii="Calibri" w:hAnsi="Calibri" w:eastAsia="Calibri" w:cs="Calibri"/>
                <w:i/>
                <w:sz w:val="20"/>
                <w:szCs w:val="20"/>
              </w:rPr>
              <w:t>(yes/ no)</w:t>
            </w:r>
          </w:p>
        </w:tc>
        <w:tc>
          <w:tcPr>
            <w:tcW w:w="2749"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00980987" w:rsidRDefault="00980987" w14:paraId="3DAB4F3B" w14:textId="77777777">
            <w:pPr>
              <w:widowControl w:val="0"/>
              <w:rPr>
                <w:sz w:val="20"/>
                <w:szCs w:val="20"/>
              </w:rPr>
            </w:pPr>
          </w:p>
        </w:tc>
      </w:tr>
      <w:tr w:rsidR="00980987" w14:paraId="2B40F696" w14:textId="77777777">
        <w:trPr>
          <w:trHeight w:val="330"/>
        </w:trPr>
        <w:tc>
          <w:tcPr>
            <w:tcW w:w="1388" w:type="dxa"/>
            <w:vMerge/>
            <w:tcBorders>
              <w:top w:val="single" w:color="CCCCCC"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tcPr>
          <w:p w:rsidR="00980987" w:rsidRDefault="00980987" w14:paraId="7ED0B195" w14:textId="77777777">
            <w:pPr>
              <w:widowControl w:val="0"/>
              <w:rPr>
                <w:sz w:val="20"/>
                <w:szCs w:val="20"/>
              </w:rPr>
            </w:pPr>
          </w:p>
        </w:tc>
        <w:tc>
          <w:tcPr>
            <w:tcW w:w="1814" w:type="dxa"/>
            <w:vMerge w:val="restart"/>
            <w:tcBorders>
              <w:top w:val="single" w:color="CCCCCC" w:sz="6" w:space="0"/>
              <w:left w:val="single" w:color="CCCCCC" w:sz="6" w:space="0"/>
              <w:bottom w:val="single" w:color="000000" w:sz="6" w:space="0"/>
              <w:right w:val="single" w:color="000000" w:sz="6" w:space="0"/>
            </w:tcBorders>
            <w:shd w:val="clear" w:color="auto" w:fill="93C47D"/>
            <w:tcMar>
              <w:top w:w="40" w:type="dxa"/>
              <w:left w:w="40" w:type="dxa"/>
              <w:bottom w:w="40" w:type="dxa"/>
              <w:right w:w="40" w:type="dxa"/>
            </w:tcMar>
            <w:vAlign w:val="center"/>
          </w:tcPr>
          <w:p w:rsidR="00980987" w:rsidRDefault="00533D11" w14:paraId="2739A23B" w14:textId="77777777">
            <w:pPr>
              <w:widowControl w:val="0"/>
              <w:rPr>
                <w:rFonts w:ascii="Calibri" w:hAnsi="Calibri" w:eastAsia="Calibri" w:cs="Calibri"/>
                <w:sz w:val="20"/>
                <w:szCs w:val="20"/>
              </w:rPr>
            </w:pPr>
            <w:r>
              <w:rPr>
                <w:rFonts w:ascii="Calibri" w:hAnsi="Calibri" w:eastAsia="Calibri" w:cs="Calibri"/>
                <w:sz w:val="20"/>
                <w:szCs w:val="20"/>
              </w:rPr>
              <w:t>Weight</w:t>
            </w:r>
          </w:p>
        </w:tc>
        <w:tc>
          <w:tcPr>
            <w:tcW w:w="3073"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00980987" w:rsidRDefault="00533D11" w14:paraId="69118A12" w14:textId="77777777">
            <w:pPr>
              <w:widowControl w:val="0"/>
              <w:rPr>
                <w:sz w:val="20"/>
                <w:szCs w:val="20"/>
              </w:rPr>
            </w:pPr>
            <w:r w:rsidRPr="00F95562">
              <w:rPr>
                <w:rFonts w:ascii="Calibri" w:hAnsi="Calibri" w:eastAsia="Calibri" w:cs="Calibri"/>
                <w:i/>
                <w:sz w:val="20"/>
                <w:szCs w:val="20"/>
                <w:lang w:val="en-US"/>
              </w:rPr>
              <w:t xml:space="preserve">Do the ties have weight? </w:t>
            </w:r>
            <w:r>
              <w:rPr>
                <w:rFonts w:ascii="Calibri" w:hAnsi="Calibri" w:eastAsia="Calibri" w:cs="Calibri"/>
                <w:i/>
                <w:sz w:val="20"/>
                <w:szCs w:val="20"/>
              </w:rPr>
              <w:t>(yes/no)</w:t>
            </w:r>
          </w:p>
        </w:tc>
        <w:tc>
          <w:tcPr>
            <w:tcW w:w="2749"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00980987" w:rsidRDefault="00980987" w14:paraId="60EAD02B" w14:textId="77777777">
            <w:pPr>
              <w:widowControl w:val="0"/>
              <w:rPr>
                <w:sz w:val="20"/>
                <w:szCs w:val="20"/>
              </w:rPr>
            </w:pPr>
          </w:p>
        </w:tc>
      </w:tr>
      <w:tr w:rsidRPr="007E670A" w:rsidR="00980987" w14:paraId="78A6CF6A" w14:textId="77777777">
        <w:trPr>
          <w:trHeight w:val="330"/>
        </w:trPr>
        <w:tc>
          <w:tcPr>
            <w:tcW w:w="1388" w:type="dxa"/>
            <w:vMerge/>
            <w:tcBorders>
              <w:top w:val="single" w:color="CCCCCC"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tcPr>
          <w:p w:rsidR="00980987" w:rsidRDefault="00980987" w14:paraId="7640A0B8" w14:textId="77777777">
            <w:pPr>
              <w:widowControl w:val="0"/>
              <w:rPr>
                <w:sz w:val="20"/>
                <w:szCs w:val="20"/>
              </w:rPr>
            </w:pPr>
          </w:p>
        </w:tc>
        <w:tc>
          <w:tcPr>
            <w:tcW w:w="1814" w:type="dxa"/>
            <w:vMerge/>
            <w:tcBorders>
              <w:top w:val="single" w:color="CCCCCC" w:sz="6" w:space="0"/>
              <w:left w:val="single" w:color="CCCCCC" w:sz="6" w:space="0"/>
              <w:bottom w:val="single" w:color="000000" w:sz="6" w:space="0"/>
              <w:right w:val="single" w:color="000000" w:sz="6" w:space="0"/>
            </w:tcBorders>
            <w:shd w:val="clear" w:color="auto" w:fill="auto"/>
            <w:tcMar>
              <w:top w:w="100" w:type="dxa"/>
              <w:left w:w="100" w:type="dxa"/>
              <w:bottom w:w="100" w:type="dxa"/>
              <w:right w:w="100" w:type="dxa"/>
            </w:tcMar>
          </w:tcPr>
          <w:p w:rsidR="00980987" w:rsidRDefault="00980987" w14:paraId="2862B6F2" w14:textId="77777777">
            <w:pPr>
              <w:widowControl w:val="0"/>
              <w:rPr>
                <w:sz w:val="20"/>
                <w:szCs w:val="20"/>
              </w:rPr>
            </w:pPr>
          </w:p>
        </w:tc>
        <w:tc>
          <w:tcPr>
            <w:tcW w:w="3073"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533D11" w14:paraId="6E111E61" w14:textId="77777777">
            <w:pPr>
              <w:widowControl w:val="0"/>
              <w:rPr>
                <w:sz w:val="20"/>
                <w:szCs w:val="20"/>
                <w:lang w:val="en-US"/>
              </w:rPr>
            </w:pPr>
            <w:r w:rsidRPr="00F95562">
              <w:rPr>
                <w:rFonts w:ascii="Calibri" w:hAnsi="Calibri" w:eastAsia="Calibri" w:cs="Calibri"/>
                <w:i/>
                <w:sz w:val="20"/>
                <w:szCs w:val="20"/>
                <w:lang w:val="en-US"/>
              </w:rPr>
              <w:t>If the network is weighted, what do weights represent?</w:t>
            </w:r>
          </w:p>
        </w:tc>
        <w:tc>
          <w:tcPr>
            <w:tcW w:w="2749"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980987" w14:paraId="21C75F7C" w14:textId="77777777">
            <w:pPr>
              <w:widowControl w:val="0"/>
              <w:rPr>
                <w:sz w:val="20"/>
                <w:szCs w:val="20"/>
                <w:lang w:val="en-US"/>
              </w:rPr>
            </w:pPr>
          </w:p>
        </w:tc>
      </w:tr>
      <w:tr w:rsidRPr="007E670A" w:rsidR="00980987" w14:paraId="23AEFF9A" w14:textId="77777777">
        <w:trPr>
          <w:trHeight w:val="585"/>
        </w:trPr>
        <w:tc>
          <w:tcPr>
            <w:tcW w:w="1388" w:type="dxa"/>
            <w:vMerge/>
            <w:tcBorders>
              <w:top w:val="single" w:color="CCCCCC"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tcPr>
          <w:p w:rsidRPr="00F95562" w:rsidR="00980987" w:rsidRDefault="00980987" w14:paraId="32701EA1" w14:textId="77777777">
            <w:pPr>
              <w:widowControl w:val="0"/>
              <w:rPr>
                <w:sz w:val="20"/>
                <w:szCs w:val="20"/>
                <w:lang w:val="en-US"/>
              </w:rPr>
            </w:pPr>
          </w:p>
        </w:tc>
        <w:tc>
          <w:tcPr>
            <w:tcW w:w="1814" w:type="dxa"/>
            <w:vMerge/>
            <w:tcBorders>
              <w:top w:val="single" w:color="CCCCCC" w:sz="6" w:space="0"/>
              <w:left w:val="single" w:color="CCCCCC" w:sz="6" w:space="0"/>
              <w:bottom w:val="single" w:color="000000" w:sz="6" w:space="0"/>
              <w:right w:val="single" w:color="000000" w:sz="6" w:space="0"/>
            </w:tcBorders>
            <w:shd w:val="clear" w:color="auto" w:fill="auto"/>
            <w:tcMar>
              <w:top w:w="100" w:type="dxa"/>
              <w:left w:w="100" w:type="dxa"/>
              <w:bottom w:w="100" w:type="dxa"/>
              <w:right w:w="100" w:type="dxa"/>
            </w:tcMar>
          </w:tcPr>
          <w:p w:rsidRPr="00F95562" w:rsidR="00980987" w:rsidRDefault="00980987" w14:paraId="1253C98D" w14:textId="77777777">
            <w:pPr>
              <w:widowControl w:val="0"/>
              <w:rPr>
                <w:sz w:val="20"/>
                <w:szCs w:val="20"/>
                <w:lang w:val="en-US"/>
              </w:rPr>
            </w:pPr>
          </w:p>
        </w:tc>
        <w:tc>
          <w:tcPr>
            <w:tcW w:w="3073"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533D11" w14:paraId="3367EF81" w14:textId="77777777">
            <w:pPr>
              <w:widowControl w:val="0"/>
              <w:rPr>
                <w:sz w:val="20"/>
                <w:szCs w:val="20"/>
                <w:lang w:val="en-US"/>
              </w:rPr>
            </w:pPr>
            <w:r w:rsidRPr="00F95562">
              <w:rPr>
                <w:rFonts w:ascii="Calibri" w:hAnsi="Calibri" w:eastAsia="Calibri" w:cs="Calibri"/>
                <w:i/>
                <w:sz w:val="20"/>
                <w:szCs w:val="20"/>
                <w:lang w:val="en-US"/>
              </w:rPr>
              <w:t>Please provide information about the range of the weights, if applicable (e.g., 20-200)</w:t>
            </w:r>
          </w:p>
        </w:tc>
        <w:tc>
          <w:tcPr>
            <w:tcW w:w="2749"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980987" w14:paraId="355BF411" w14:textId="77777777">
            <w:pPr>
              <w:widowControl w:val="0"/>
              <w:rPr>
                <w:sz w:val="20"/>
                <w:szCs w:val="20"/>
                <w:lang w:val="en-US"/>
              </w:rPr>
            </w:pPr>
          </w:p>
        </w:tc>
      </w:tr>
      <w:tr w:rsidRPr="007E670A" w:rsidR="00980987" w14:paraId="74F4D6B6" w14:textId="77777777">
        <w:trPr>
          <w:trHeight w:val="840"/>
        </w:trPr>
        <w:tc>
          <w:tcPr>
            <w:tcW w:w="1388" w:type="dxa"/>
            <w:vMerge/>
            <w:tcBorders>
              <w:top w:val="single" w:color="CCCCCC"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tcPr>
          <w:p w:rsidRPr="00F95562" w:rsidR="00980987" w:rsidRDefault="00980987" w14:paraId="0B907F1B" w14:textId="77777777">
            <w:pPr>
              <w:widowControl w:val="0"/>
              <w:rPr>
                <w:sz w:val="20"/>
                <w:szCs w:val="20"/>
                <w:lang w:val="en-US"/>
              </w:rPr>
            </w:pPr>
          </w:p>
        </w:tc>
        <w:tc>
          <w:tcPr>
            <w:tcW w:w="1814" w:type="dxa"/>
            <w:vMerge/>
            <w:tcBorders>
              <w:top w:val="single" w:color="CCCCCC" w:sz="6" w:space="0"/>
              <w:left w:val="single" w:color="CCCCCC" w:sz="6" w:space="0"/>
              <w:bottom w:val="single" w:color="000000" w:sz="6" w:space="0"/>
              <w:right w:val="single" w:color="000000" w:sz="6" w:space="0"/>
            </w:tcBorders>
            <w:shd w:val="clear" w:color="auto" w:fill="auto"/>
            <w:tcMar>
              <w:top w:w="100" w:type="dxa"/>
              <w:left w:w="100" w:type="dxa"/>
              <w:bottom w:w="100" w:type="dxa"/>
              <w:right w:w="100" w:type="dxa"/>
            </w:tcMar>
          </w:tcPr>
          <w:p w:rsidRPr="00F95562" w:rsidR="00980987" w:rsidRDefault="00980987" w14:paraId="4168DF36" w14:textId="77777777">
            <w:pPr>
              <w:widowControl w:val="0"/>
              <w:rPr>
                <w:sz w:val="20"/>
                <w:szCs w:val="20"/>
                <w:lang w:val="en-US"/>
              </w:rPr>
            </w:pPr>
          </w:p>
        </w:tc>
        <w:tc>
          <w:tcPr>
            <w:tcW w:w="3073"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533D11" w14:paraId="6F48017E" w14:textId="77777777">
            <w:pPr>
              <w:widowControl w:val="0"/>
              <w:rPr>
                <w:sz w:val="20"/>
                <w:szCs w:val="20"/>
                <w:lang w:val="en-US"/>
              </w:rPr>
            </w:pPr>
            <w:r w:rsidRPr="00F95562">
              <w:rPr>
                <w:rFonts w:ascii="Calibri" w:hAnsi="Calibri" w:eastAsia="Calibri" w:cs="Calibri"/>
                <w:i/>
                <w:sz w:val="20"/>
                <w:szCs w:val="20"/>
                <w:lang w:val="en-US"/>
              </w:rPr>
              <w:t xml:space="preserve">Please provide information about the range of the unit of </w:t>
            </w:r>
            <w:r w:rsidRPr="00F95562">
              <w:rPr>
                <w:rFonts w:ascii="Calibri" w:hAnsi="Calibri" w:eastAsia="Calibri" w:cs="Calibri"/>
                <w:i/>
                <w:sz w:val="20"/>
                <w:szCs w:val="20"/>
                <w:lang w:val="en-US"/>
              </w:rPr>
              <w:t>measurement of the weights, if applicable (e.g., thousands of euros)</w:t>
            </w:r>
          </w:p>
        </w:tc>
        <w:tc>
          <w:tcPr>
            <w:tcW w:w="2749"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980987" w14:paraId="386E27AD" w14:textId="77777777">
            <w:pPr>
              <w:widowControl w:val="0"/>
              <w:rPr>
                <w:sz w:val="20"/>
                <w:szCs w:val="20"/>
                <w:lang w:val="en-US"/>
              </w:rPr>
            </w:pPr>
          </w:p>
        </w:tc>
      </w:tr>
      <w:tr w:rsidR="00980987" w14:paraId="204DE8EC" w14:textId="77777777">
        <w:trPr>
          <w:trHeight w:val="840"/>
        </w:trPr>
        <w:tc>
          <w:tcPr>
            <w:tcW w:w="1388" w:type="dxa"/>
            <w:vMerge/>
            <w:tcBorders>
              <w:top w:val="single" w:color="CCCCCC"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tcPr>
          <w:p w:rsidRPr="00F95562" w:rsidR="00980987" w:rsidRDefault="00980987" w14:paraId="6FDDED2A" w14:textId="77777777">
            <w:pPr>
              <w:widowControl w:val="0"/>
              <w:rPr>
                <w:sz w:val="20"/>
                <w:szCs w:val="20"/>
                <w:lang w:val="en-US"/>
              </w:rPr>
            </w:pPr>
          </w:p>
        </w:tc>
        <w:tc>
          <w:tcPr>
            <w:tcW w:w="1814" w:type="dxa"/>
            <w:tcBorders>
              <w:top w:val="single" w:color="CCCCCC" w:sz="6" w:space="0"/>
              <w:left w:val="single" w:color="CCCCCC" w:sz="6" w:space="0"/>
              <w:bottom w:val="single" w:color="000000" w:sz="6" w:space="0"/>
              <w:right w:val="single" w:color="000000" w:sz="6" w:space="0"/>
            </w:tcBorders>
            <w:shd w:val="clear" w:color="auto" w:fill="93C47D"/>
            <w:tcMar>
              <w:top w:w="40" w:type="dxa"/>
              <w:left w:w="40" w:type="dxa"/>
              <w:bottom w:w="40" w:type="dxa"/>
              <w:right w:w="40" w:type="dxa"/>
            </w:tcMar>
            <w:vAlign w:val="center"/>
          </w:tcPr>
          <w:p w:rsidR="00980987" w:rsidRDefault="00533D11" w14:paraId="2FE05793" w14:textId="77777777">
            <w:pPr>
              <w:widowControl w:val="0"/>
              <w:rPr>
                <w:sz w:val="20"/>
                <w:szCs w:val="20"/>
              </w:rPr>
            </w:pPr>
            <w:r>
              <w:rPr>
                <w:rFonts w:ascii="Calibri" w:hAnsi="Calibri" w:eastAsia="Calibri" w:cs="Calibri"/>
                <w:sz w:val="20"/>
                <w:szCs w:val="20"/>
              </w:rPr>
              <w:t>Ties Tranformations</w:t>
            </w:r>
          </w:p>
        </w:tc>
        <w:tc>
          <w:tcPr>
            <w:tcW w:w="3073"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00980987" w:rsidRDefault="00533D11" w14:paraId="4C8C6ADC" w14:textId="77777777">
            <w:pPr>
              <w:widowControl w:val="0"/>
              <w:rPr>
                <w:sz w:val="20"/>
                <w:szCs w:val="20"/>
              </w:rPr>
            </w:pPr>
            <w:r w:rsidRPr="00F95562">
              <w:rPr>
                <w:rFonts w:ascii="Calibri" w:hAnsi="Calibri" w:eastAsia="Calibri" w:cs="Calibri"/>
                <w:i/>
                <w:sz w:val="20"/>
                <w:szCs w:val="20"/>
                <w:lang w:val="en-US"/>
              </w:rPr>
              <w:t xml:space="preserve">Were there any transformations/manipulations operated on the edges? </w:t>
            </w:r>
            <w:r>
              <w:rPr>
                <w:rFonts w:ascii="Calibri" w:hAnsi="Calibri" w:eastAsia="Calibri" w:cs="Calibri"/>
                <w:i/>
                <w:sz w:val="20"/>
                <w:szCs w:val="20"/>
              </w:rPr>
              <w:t>(e.g., dichotomizations, additions, symmetrization, etc...)</w:t>
            </w:r>
          </w:p>
        </w:tc>
        <w:tc>
          <w:tcPr>
            <w:tcW w:w="2749"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00980987" w:rsidRDefault="00980987" w14:paraId="41EC4633" w14:textId="77777777">
            <w:pPr>
              <w:widowControl w:val="0"/>
              <w:rPr>
                <w:sz w:val="20"/>
                <w:szCs w:val="20"/>
              </w:rPr>
            </w:pPr>
          </w:p>
        </w:tc>
      </w:tr>
      <w:tr w:rsidRPr="007E670A" w:rsidR="00980987" w14:paraId="0298CA69" w14:textId="77777777">
        <w:trPr>
          <w:trHeight w:val="585"/>
        </w:trPr>
        <w:tc>
          <w:tcPr>
            <w:tcW w:w="1388" w:type="dxa"/>
            <w:vMerge/>
            <w:tcBorders>
              <w:top w:val="single" w:color="CCCCCC"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tcPr>
          <w:p w:rsidR="00980987" w:rsidRDefault="00980987" w14:paraId="67ED69C4" w14:textId="77777777">
            <w:pPr>
              <w:widowControl w:val="0"/>
              <w:rPr>
                <w:sz w:val="20"/>
                <w:szCs w:val="20"/>
              </w:rPr>
            </w:pPr>
          </w:p>
        </w:tc>
        <w:tc>
          <w:tcPr>
            <w:tcW w:w="1814" w:type="dxa"/>
            <w:tcBorders>
              <w:top w:val="single" w:color="CCCCCC" w:sz="6" w:space="0"/>
              <w:left w:val="single" w:color="CCCCCC" w:sz="6" w:space="0"/>
              <w:bottom w:val="single" w:color="000000" w:sz="6" w:space="0"/>
              <w:right w:val="single" w:color="000000" w:sz="6" w:space="0"/>
            </w:tcBorders>
            <w:shd w:val="clear" w:color="auto" w:fill="93C47D"/>
            <w:tcMar>
              <w:top w:w="40" w:type="dxa"/>
              <w:left w:w="40" w:type="dxa"/>
              <w:bottom w:w="40" w:type="dxa"/>
              <w:right w:w="40" w:type="dxa"/>
            </w:tcMar>
            <w:vAlign w:val="center"/>
          </w:tcPr>
          <w:p w:rsidR="00980987" w:rsidRDefault="00533D11" w14:paraId="19FF81B6" w14:textId="77777777">
            <w:pPr>
              <w:widowControl w:val="0"/>
              <w:rPr>
                <w:sz w:val="20"/>
                <w:szCs w:val="20"/>
              </w:rPr>
            </w:pPr>
            <w:r>
              <w:rPr>
                <w:rFonts w:ascii="Calibri" w:hAnsi="Calibri" w:eastAsia="Calibri" w:cs="Calibri"/>
                <w:sz w:val="20"/>
                <w:szCs w:val="20"/>
              </w:rPr>
              <w:t>Maximum Outdegree</w:t>
            </w:r>
          </w:p>
        </w:tc>
        <w:tc>
          <w:tcPr>
            <w:tcW w:w="3073"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533D11" w14:paraId="7A1FE01B" w14:textId="77777777">
            <w:pPr>
              <w:widowControl w:val="0"/>
              <w:rPr>
                <w:sz w:val="20"/>
                <w:szCs w:val="20"/>
                <w:lang w:val="en-US"/>
              </w:rPr>
            </w:pPr>
            <w:r w:rsidRPr="00F95562">
              <w:rPr>
                <w:rFonts w:ascii="Calibri" w:hAnsi="Calibri" w:eastAsia="Calibri" w:cs="Calibri"/>
                <w:i/>
                <w:sz w:val="20"/>
                <w:szCs w:val="20"/>
                <w:lang w:val="en-US"/>
              </w:rPr>
              <w:t xml:space="preserve">Was there a </w:t>
            </w:r>
            <w:r w:rsidRPr="00F95562">
              <w:rPr>
                <w:rFonts w:ascii="Calibri" w:hAnsi="Calibri" w:eastAsia="Calibri" w:cs="Calibri"/>
                <w:i/>
                <w:sz w:val="20"/>
                <w:szCs w:val="20"/>
                <w:lang w:val="en-US"/>
              </w:rPr>
              <w:t>limit placed, during data collection, on the number of outgoing ties an entity can have (if applicable)?</w:t>
            </w:r>
          </w:p>
        </w:tc>
        <w:tc>
          <w:tcPr>
            <w:tcW w:w="2749"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980987" w14:paraId="33E56678" w14:textId="77777777">
            <w:pPr>
              <w:widowControl w:val="0"/>
              <w:rPr>
                <w:sz w:val="20"/>
                <w:szCs w:val="20"/>
                <w:lang w:val="en-US"/>
              </w:rPr>
            </w:pPr>
          </w:p>
        </w:tc>
      </w:tr>
      <w:tr w:rsidRPr="007E670A" w:rsidR="00980987" w14:paraId="2FC4D80C" w14:textId="77777777">
        <w:trPr>
          <w:trHeight w:val="330"/>
        </w:trPr>
        <w:tc>
          <w:tcPr>
            <w:tcW w:w="1388" w:type="dxa"/>
            <w:vMerge/>
            <w:tcBorders>
              <w:top w:val="single" w:color="CCCCCC"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tcPr>
          <w:p w:rsidRPr="00F95562" w:rsidR="00980987" w:rsidRDefault="00980987" w14:paraId="3A99D631" w14:textId="77777777">
            <w:pPr>
              <w:widowControl w:val="0"/>
              <w:rPr>
                <w:sz w:val="20"/>
                <w:szCs w:val="20"/>
                <w:lang w:val="en-US"/>
              </w:rPr>
            </w:pPr>
          </w:p>
        </w:tc>
        <w:tc>
          <w:tcPr>
            <w:tcW w:w="7636" w:type="dxa"/>
            <w:gridSpan w:val="3"/>
            <w:tcBorders>
              <w:top w:val="single" w:color="CCCCCC" w:sz="6" w:space="0"/>
              <w:left w:val="single" w:color="CCCCCC" w:sz="6" w:space="0"/>
              <w:bottom w:val="single" w:color="000000" w:sz="6" w:space="0"/>
              <w:right w:val="single" w:color="000000" w:sz="6" w:space="0"/>
            </w:tcBorders>
            <w:shd w:val="clear" w:color="auto" w:fill="D9D9D9"/>
            <w:tcMar>
              <w:top w:w="40" w:type="dxa"/>
              <w:left w:w="40" w:type="dxa"/>
              <w:bottom w:w="40" w:type="dxa"/>
              <w:right w:w="40" w:type="dxa"/>
            </w:tcMar>
            <w:vAlign w:val="center"/>
          </w:tcPr>
          <w:p w:rsidRPr="00F95562" w:rsidR="00980987" w:rsidRDefault="00533D11" w14:paraId="3ABAEA8C" w14:textId="77777777">
            <w:pPr>
              <w:widowControl w:val="0"/>
              <w:rPr>
                <w:sz w:val="20"/>
                <w:szCs w:val="20"/>
                <w:lang w:val="en-US"/>
              </w:rPr>
            </w:pPr>
            <w:r w:rsidRPr="00F95562">
              <w:rPr>
                <w:rFonts w:ascii="Calibri" w:hAnsi="Calibri" w:eastAsia="Calibri" w:cs="Calibri"/>
                <w:sz w:val="20"/>
                <w:szCs w:val="20"/>
                <w:lang w:val="en-US"/>
              </w:rPr>
              <w:t>If the data comes from interviews or surveys</w:t>
            </w:r>
          </w:p>
        </w:tc>
      </w:tr>
      <w:tr w:rsidR="00980987" w14:paraId="1C1CE10A" w14:textId="77777777">
        <w:trPr>
          <w:trHeight w:val="840"/>
        </w:trPr>
        <w:tc>
          <w:tcPr>
            <w:tcW w:w="1388" w:type="dxa"/>
            <w:vMerge/>
            <w:tcBorders>
              <w:top w:val="single" w:color="CCCCCC"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tcPr>
          <w:p w:rsidRPr="00F95562" w:rsidR="00980987" w:rsidRDefault="00980987" w14:paraId="2DA1205F" w14:textId="77777777">
            <w:pPr>
              <w:widowControl w:val="0"/>
              <w:rPr>
                <w:sz w:val="20"/>
                <w:szCs w:val="20"/>
                <w:lang w:val="en-US"/>
              </w:rPr>
            </w:pPr>
          </w:p>
        </w:tc>
        <w:tc>
          <w:tcPr>
            <w:tcW w:w="1814" w:type="dxa"/>
            <w:tcBorders>
              <w:top w:val="single" w:color="CCCCCC" w:sz="6" w:space="0"/>
              <w:left w:val="single" w:color="CCCCCC" w:sz="6" w:space="0"/>
              <w:bottom w:val="single" w:color="000000" w:sz="6" w:space="0"/>
              <w:right w:val="single" w:color="000000" w:sz="6" w:space="0"/>
            </w:tcBorders>
            <w:shd w:val="clear" w:color="auto" w:fill="B6D7A8"/>
            <w:tcMar>
              <w:top w:w="40" w:type="dxa"/>
              <w:left w:w="40" w:type="dxa"/>
              <w:bottom w:w="40" w:type="dxa"/>
              <w:right w:w="40" w:type="dxa"/>
            </w:tcMar>
            <w:vAlign w:val="center"/>
          </w:tcPr>
          <w:p w:rsidR="00980987" w:rsidRDefault="00533D11" w14:paraId="1963B874" w14:textId="77777777">
            <w:pPr>
              <w:widowControl w:val="0"/>
              <w:rPr>
                <w:sz w:val="20"/>
                <w:szCs w:val="20"/>
              </w:rPr>
            </w:pPr>
            <w:r>
              <w:rPr>
                <w:rFonts w:ascii="Calibri" w:hAnsi="Calibri" w:eastAsia="Calibri" w:cs="Calibri"/>
                <w:sz w:val="20"/>
                <w:szCs w:val="20"/>
              </w:rPr>
              <w:t>Name Generators</w:t>
            </w:r>
          </w:p>
        </w:tc>
        <w:tc>
          <w:tcPr>
            <w:tcW w:w="3073"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00980987" w:rsidRDefault="00533D11" w14:paraId="21A7E8C0" w14:textId="77777777">
            <w:pPr>
              <w:widowControl w:val="0"/>
              <w:rPr>
                <w:sz w:val="20"/>
                <w:szCs w:val="20"/>
              </w:rPr>
            </w:pPr>
            <w:r w:rsidRPr="00F95562">
              <w:rPr>
                <w:rFonts w:ascii="Calibri" w:hAnsi="Calibri" w:eastAsia="Calibri" w:cs="Calibri"/>
                <w:i/>
                <w:sz w:val="20"/>
                <w:szCs w:val="20"/>
                <w:lang w:val="en-US"/>
              </w:rPr>
              <w:t xml:space="preserve">What was (were) the exact phrase(s) or question(s) used to elicit a list of alters? </w:t>
            </w:r>
            <w:r>
              <w:rPr>
                <w:rFonts w:ascii="Calibri" w:hAnsi="Calibri" w:eastAsia="Calibri" w:cs="Calibri"/>
                <w:i/>
                <w:sz w:val="20"/>
                <w:szCs w:val="20"/>
              </w:rPr>
              <w:t>(e.g., who are your friends at the office?)</w:t>
            </w:r>
          </w:p>
        </w:tc>
        <w:tc>
          <w:tcPr>
            <w:tcW w:w="2749"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00980987" w:rsidRDefault="00980987" w14:paraId="4198C07A" w14:textId="77777777">
            <w:pPr>
              <w:widowControl w:val="0"/>
              <w:rPr>
                <w:sz w:val="20"/>
                <w:szCs w:val="20"/>
              </w:rPr>
            </w:pPr>
          </w:p>
        </w:tc>
      </w:tr>
      <w:tr w:rsidR="00980987" w14:paraId="7D0F855D" w14:textId="77777777">
        <w:trPr>
          <w:trHeight w:val="330"/>
        </w:trPr>
        <w:tc>
          <w:tcPr>
            <w:tcW w:w="1388" w:type="dxa"/>
            <w:vMerge/>
            <w:tcBorders>
              <w:top w:val="single" w:color="CCCCCC"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tcPr>
          <w:p w:rsidR="00980987" w:rsidRDefault="00980987" w14:paraId="1AF1F282" w14:textId="77777777">
            <w:pPr>
              <w:widowControl w:val="0"/>
              <w:rPr>
                <w:sz w:val="20"/>
                <w:szCs w:val="20"/>
              </w:rPr>
            </w:pPr>
          </w:p>
        </w:tc>
        <w:tc>
          <w:tcPr>
            <w:tcW w:w="1814" w:type="dxa"/>
            <w:tcBorders>
              <w:top w:val="single" w:color="CCCCCC" w:sz="6" w:space="0"/>
              <w:left w:val="single" w:color="CCCCCC" w:sz="6" w:space="0"/>
              <w:bottom w:val="single" w:color="000000" w:sz="6" w:space="0"/>
              <w:right w:val="single" w:color="000000" w:sz="6" w:space="0"/>
            </w:tcBorders>
            <w:shd w:val="clear" w:color="auto" w:fill="B6D7A8"/>
            <w:tcMar>
              <w:top w:w="40" w:type="dxa"/>
              <w:left w:w="40" w:type="dxa"/>
              <w:bottom w:w="40" w:type="dxa"/>
              <w:right w:w="40" w:type="dxa"/>
            </w:tcMar>
            <w:vAlign w:val="center"/>
          </w:tcPr>
          <w:p w:rsidR="00980987" w:rsidRDefault="00533D11" w14:paraId="4EF12FB4" w14:textId="77777777">
            <w:pPr>
              <w:widowControl w:val="0"/>
              <w:rPr>
                <w:sz w:val="20"/>
                <w:szCs w:val="20"/>
              </w:rPr>
            </w:pPr>
            <w:r>
              <w:rPr>
                <w:rFonts w:ascii="Calibri" w:hAnsi="Calibri" w:eastAsia="Calibri" w:cs="Calibri"/>
                <w:sz w:val="20"/>
                <w:szCs w:val="20"/>
              </w:rPr>
              <w:t>Type of Name Generators</w:t>
            </w:r>
          </w:p>
        </w:tc>
        <w:tc>
          <w:tcPr>
            <w:tcW w:w="3073"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00980987" w:rsidRDefault="00533D11" w14:paraId="15BFFB5D" w14:textId="77777777">
            <w:pPr>
              <w:widowControl w:val="0"/>
              <w:rPr>
                <w:sz w:val="20"/>
                <w:szCs w:val="20"/>
              </w:rPr>
            </w:pPr>
            <w:r>
              <w:rPr>
                <w:rFonts w:ascii="Calibri" w:hAnsi="Calibri" w:eastAsia="Calibri" w:cs="Calibri"/>
                <w:i/>
                <w:sz w:val="20"/>
                <w:szCs w:val="20"/>
              </w:rPr>
              <w:t>Roster or Free recall</w:t>
            </w:r>
          </w:p>
        </w:tc>
        <w:tc>
          <w:tcPr>
            <w:tcW w:w="2749"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00980987" w:rsidRDefault="00980987" w14:paraId="011AD2A4" w14:textId="77777777">
            <w:pPr>
              <w:widowControl w:val="0"/>
              <w:rPr>
                <w:sz w:val="20"/>
                <w:szCs w:val="20"/>
              </w:rPr>
            </w:pPr>
          </w:p>
        </w:tc>
      </w:tr>
      <w:tr w:rsidRPr="007E670A" w:rsidR="00980987" w14:paraId="166700CA" w14:textId="77777777">
        <w:trPr>
          <w:trHeight w:val="840"/>
        </w:trPr>
        <w:tc>
          <w:tcPr>
            <w:tcW w:w="1388" w:type="dxa"/>
            <w:vMerge/>
            <w:tcBorders>
              <w:top w:val="single" w:color="CCCCCC"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tcPr>
          <w:p w:rsidR="00980987" w:rsidRDefault="00980987" w14:paraId="577C2BEF" w14:textId="77777777">
            <w:pPr>
              <w:widowControl w:val="0"/>
              <w:rPr>
                <w:sz w:val="20"/>
                <w:szCs w:val="20"/>
              </w:rPr>
            </w:pPr>
          </w:p>
        </w:tc>
        <w:tc>
          <w:tcPr>
            <w:tcW w:w="1814" w:type="dxa"/>
            <w:tcBorders>
              <w:top w:val="single" w:color="CCCCCC" w:sz="6" w:space="0"/>
              <w:left w:val="single" w:color="CCCCCC" w:sz="6" w:space="0"/>
              <w:bottom w:val="single" w:color="000000" w:sz="6" w:space="0"/>
              <w:right w:val="single" w:color="000000" w:sz="6" w:space="0"/>
            </w:tcBorders>
            <w:shd w:val="clear" w:color="auto" w:fill="B6D7A8"/>
            <w:tcMar>
              <w:top w:w="40" w:type="dxa"/>
              <w:left w:w="40" w:type="dxa"/>
              <w:bottom w:w="40" w:type="dxa"/>
              <w:right w:w="40" w:type="dxa"/>
            </w:tcMar>
            <w:vAlign w:val="center"/>
          </w:tcPr>
          <w:p w:rsidR="00980987" w:rsidRDefault="00533D11" w14:paraId="51AE4B76" w14:textId="77777777">
            <w:pPr>
              <w:widowControl w:val="0"/>
              <w:rPr>
                <w:sz w:val="20"/>
                <w:szCs w:val="20"/>
              </w:rPr>
            </w:pPr>
            <w:r>
              <w:rPr>
                <w:rFonts w:ascii="Calibri" w:hAnsi="Calibri" w:eastAsia="Calibri" w:cs="Calibri"/>
                <w:sz w:val="20"/>
                <w:szCs w:val="20"/>
              </w:rPr>
              <w:t>Name Interpreters</w:t>
            </w:r>
          </w:p>
        </w:tc>
        <w:tc>
          <w:tcPr>
            <w:tcW w:w="3073"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533D11" w14:paraId="2691CD54" w14:textId="77777777">
            <w:pPr>
              <w:widowControl w:val="0"/>
              <w:rPr>
                <w:sz w:val="20"/>
                <w:szCs w:val="20"/>
                <w:lang w:val="en-US"/>
              </w:rPr>
            </w:pPr>
            <w:r w:rsidRPr="00F95562">
              <w:rPr>
                <w:rFonts w:ascii="Calibri" w:hAnsi="Calibri" w:eastAsia="Calibri" w:cs="Calibri"/>
                <w:i/>
                <w:sz w:val="20"/>
                <w:szCs w:val="20"/>
                <w:lang w:val="en-US"/>
              </w:rPr>
              <w:t xml:space="preserve">What was (were) the exact phrase(s) or </w:t>
            </w:r>
            <w:r w:rsidRPr="00F95562">
              <w:rPr>
                <w:rFonts w:ascii="Calibri" w:hAnsi="Calibri" w:eastAsia="Calibri" w:cs="Calibri"/>
                <w:i/>
                <w:sz w:val="20"/>
                <w:szCs w:val="20"/>
                <w:lang w:val="en-US"/>
              </w:rPr>
              <w:t>question(s) used to obtain additional information regarding the tie? (e.g., how frequently do you communicate with this alter?)</w:t>
            </w:r>
          </w:p>
        </w:tc>
        <w:tc>
          <w:tcPr>
            <w:tcW w:w="2749"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980987" w14:paraId="427ED2BA" w14:textId="77777777">
            <w:pPr>
              <w:widowControl w:val="0"/>
              <w:rPr>
                <w:sz w:val="20"/>
                <w:szCs w:val="20"/>
                <w:lang w:val="en-US"/>
              </w:rPr>
            </w:pPr>
          </w:p>
        </w:tc>
      </w:tr>
      <w:tr w:rsidRPr="007E670A" w:rsidR="00980987" w14:paraId="55A0F35B" w14:textId="77777777">
        <w:trPr>
          <w:trHeight w:val="840"/>
        </w:trPr>
        <w:tc>
          <w:tcPr>
            <w:tcW w:w="1388" w:type="dxa"/>
            <w:vMerge w:val="restart"/>
            <w:tcBorders>
              <w:top w:val="single" w:color="CCCCCC" w:sz="6" w:space="0"/>
              <w:left w:val="single" w:color="000000" w:sz="6" w:space="0"/>
              <w:bottom w:val="single" w:color="000000" w:sz="6" w:space="0"/>
              <w:right w:val="single" w:color="000000" w:sz="6" w:space="0"/>
            </w:tcBorders>
            <w:shd w:val="clear" w:color="auto" w:fill="BFBFBF"/>
            <w:tcMar>
              <w:top w:w="40" w:type="dxa"/>
              <w:left w:w="40" w:type="dxa"/>
              <w:bottom w:w="40" w:type="dxa"/>
              <w:right w:w="40" w:type="dxa"/>
            </w:tcMar>
            <w:vAlign w:val="center"/>
          </w:tcPr>
          <w:p w:rsidR="00980987" w:rsidRDefault="00533D11" w14:paraId="08960959" w14:textId="77777777">
            <w:pPr>
              <w:widowControl w:val="0"/>
              <w:jc w:val="center"/>
              <w:rPr>
                <w:rFonts w:ascii="Calibri" w:hAnsi="Calibri" w:eastAsia="Calibri" w:cs="Calibri"/>
                <w:b/>
              </w:rPr>
            </w:pPr>
            <w:r>
              <w:rPr>
                <w:rFonts w:ascii="Calibri" w:hAnsi="Calibri" w:eastAsia="Calibri" w:cs="Calibri"/>
                <w:b/>
              </w:rPr>
              <w:t>Statistics</w:t>
            </w:r>
          </w:p>
        </w:tc>
        <w:tc>
          <w:tcPr>
            <w:tcW w:w="1814" w:type="dxa"/>
            <w:tcBorders>
              <w:top w:val="single" w:color="CCCCCC" w:sz="6" w:space="0"/>
              <w:left w:val="single" w:color="CCCCCC" w:sz="6" w:space="0"/>
              <w:bottom w:val="single" w:color="000000" w:sz="6" w:space="0"/>
              <w:right w:val="single" w:color="000000" w:sz="6" w:space="0"/>
            </w:tcBorders>
            <w:shd w:val="clear" w:color="auto" w:fill="FF9900"/>
            <w:tcMar>
              <w:top w:w="40" w:type="dxa"/>
              <w:left w:w="40" w:type="dxa"/>
              <w:bottom w:w="40" w:type="dxa"/>
              <w:right w:w="40" w:type="dxa"/>
            </w:tcMar>
            <w:vAlign w:val="center"/>
          </w:tcPr>
          <w:p w:rsidR="00980987" w:rsidRDefault="00533D11" w14:paraId="7EF14523" w14:textId="77777777">
            <w:pPr>
              <w:widowControl w:val="0"/>
              <w:rPr>
                <w:sz w:val="20"/>
                <w:szCs w:val="20"/>
              </w:rPr>
            </w:pPr>
            <w:r>
              <w:rPr>
                <w:rFonts w:ascii="Calibri" w:hAnsi="Calibri" w:eastAsia="Calibri" w:cs="Calibri"/>
                <w:sz w:val="20"/>
                <w:szCs w:val="20"/>
              </w:rPr>
              <w:t>Network Size</w:t>
            </w:r>
          </w:p>
        </w:tc>
        <w:tc>
          <w:tcPr>
            <w:tcW w:w="3073"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533D11" w14:paraId="08F65D8F" w14:textId="77777777">
            <w:pPr>
              <w:widowControl w:val="0"/>
              <w:rPr>
                <w:sz w:val="20"/>
                <w:szCs w:val="20"/>
                <w:lang w:val="en-US"/>
              </w:rPr>
            </w:pPr>
            <w:r w:rsidRPr="00F95562">
              <w:rPr>
                <w:rFonts w:ascii="Calibri" w:hAnsi="Calibri" w:eastAsia="Calibri" w:cs="Calibri"/>
                <w:i/>
                <w:sz w:val="20"/>
                <w:szCs w:val="20"/>
                <w:lang w:val="en-US"/>
              </w:rPr>
              <w:t xml:space="preserve">Number of nodes in the network (e.g., after aggregations or exclusions). If the network is </w:t>
            </w:r>
            <w:r w:rsidRPr="00F95562">
              <w:rPr>
                <w:rFonts w:ascii="Calibri" w:hAnsi="Calibri" w:eastAsia="Calibri" w:cs="Calibri"/>
                <w:i/>
                <w:sz w:val="20"/>
                <w:szCs w:val="20"/>
                <w:lang w:val="en-US"/>
              </w:rPr>
              <w:t>two-mode separate values with commas</w:t>
            </w:r>
          </w:p>
        </w:tc>
        <w:tc>
          <w:tcPr>
            <w:tcW w:w="2749"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980987" w14:paraId="6E6FE494" w14:textId="77777777">
            <w:pPr>
              <w:widowControl w:val="0"/>
              <w:rPr>
                <w:sz w:val="20"/>
                <w:szCs w:val="20"/>
                <w:lang w:val="en-US"/>
              </w:rPr>
            </w:pPr>
          </w:p>
        </w:tc>
      </w:tr>
      <w:tr w:rsidR="00980987" w14:paraId="0987F0D9" w14:textId="77777777">
        <w:trPr>
          <w:trHeight w:val="330"/>
        </w:trPr>
        <w:tc>
          <w:tcPr>
            <w:tcW w:w="1388" w:type="dxa"/>
            <w:vMerge/>
            <w:tcBorders>
              <w:top w:val="single" w:color="CCCCCC"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tcPr>
          <w:p w:rsidRPr="00F95562" w:rsidR="00980987" w:rsidRDefault="00980987" w14:paraId="1AA4D1FD" w14:textId="77777777">
            <w:pPr>
              <w:widowControl w:val="0"/>
              <w:rPr>
                <w:sz w:val="20"/>
                <w:szCs w:val="20"/>
                <w:lang w:val="en-US"/>
              </w:rPr>
            </w:pPr>
          </w:p>
        </w:tc>
        <w:tc>
          <w:tcPr>
            <w:tcW w:w="1814" w:type="dxa"/>
            <w:tcBorders>
              <w:top w:val="single" w:color="CCCCCC" w:sz="6" w:space="0"/>
              <w:left w:val="single" w:color="CCCCCC" w:sz="6" w:space="0"/>
              <w:bottom w:val="single" w:color="000000" w:sz="6" w:space="0"/>
              <w:right w:val="single" w:color="000000" w:sz="6" w:space="0"/>
            </w:tcBorders>
            <w:shd w:val="clear" w:color="auto" w:fill="FF9900"/>
            <w:tcMar>
              <w:top w:w="40" w:type="dxa"/>
              <w:left w:w="40" w:type="dxa"/>
              <w:bottom w:w="40" w:type="dxa"/>
              <w:right w:w="40" w:type="dxa"/>
            </w:tcMar>
            <w:vAlign w:val="center"/>
          </w:tcPr>
          <w:p w:rsidR="00980987" w:rsidRDefault="00533D11" w14:paraId="401887EA" w14:textId="77777777">
            <w:pPr>
              <w:widowControl w:val="0"/>
              <w:rPr>
                <w:sz w:val="20"/>
                <w:szCs w:val="20"/>
              </w:rPr>
            </w:pPr>
            <w:r>
              <w:rPr>
                <w:rFonts w:ascii="Calibri" w:hAnsi="Calibri" w:eastAsia="Calibri" w:cs="Calibri"/>
                <w:sz w:val="20"/>
                <w:szCs w:val="20"/>
              </w:rPr>
              <w:t>Response Rate</w:t>
            </w:r>
          </w:p>
        </w:tc>
        <w:tc>
          <w:tcPr>
            <w:tcW w:w="3073"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00980987" w:rsidRDefault="00533D11" w14:paraId="0822EDE8" w14:textId="77777777">
            <w:pPr>
              <w:widowControl w:val="0"/>
              <w:rPr>
                <w:sz w:val="20"/>
                <w:szCs w:val="20"/>
              </w:rPr>
            </w:pPr>
            <w:r w:rsidRPr="00F95562">
              <w:rPr>
                <w:rFonts w:ascii="Calibri" w:hAnsi="Calibri" w:eastAsia="Calibri" w:cs="Calibri"/>
                <w:i/>
                <w:sz w:val="20"/>
                <w:szCs w:val="20"/>
                <w:lang w:val="en-US"/>
              </w:rPr>
              <w:t xml:space="preserve">What is the response rate? </w:t>
            </w:r>
            <w:r>
              <w:rPr>
                <w:rFonts w:ascii="Calibri" w:hAnsi="Calibri" w:eastAsia="Calibri" w:cs="Calibri"/>
                <w:i/>
                <w:sz w:val="20"/>
                <w:szCs w:val="20"/>
              </w:rPr>
              <w:t>(If applicable)</w:t>
            </w:r>
          </w:p>
        </w:tc>
        <w:tc>
          <w:tcPr>
            <w:tcW w:w="2749"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00980987" w:rsidRDefault="00980987" w14:paraId="3F0DA536" w14:textId="77777777">
            <w:pPr>
              <w:widowControl w:val="0"/>
              <w:rPr>
                <w:sz w:val="20"/>
                <w:szCs w:val="20"/>
              </w:rPr>
            </w:pPr>
          </w:p>
        </w:tc>
      </w:tr>
      <w:tr w:rsidRPr="007E670A" w:rsidR="00980987" w14:paraId="67AEB55B" w14:textId="77777777">
        <w:trPr>
          <w:trHeight w:val="585"/>
        </w:trPr>
        <w:tc>
          <w:tcPr>
            <w:tcW w:w="1388" w:type="dxa"/>
            <w:vMerge/>
            <w:tcBorders>
              <w:top w:val="single" w:color="CCCCCC"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tcPr>
          <w:p w:rsidR="00980987" w:rsidRDefault="00980987" w14:paraId="3F2F5B58" w14:textId="77777777">
            <w:pPr>
              <w:widowControl w:val="0"/>
              <w:rPr>
                <w:sz w:val="20"/>
                <w:szCs w:val="20"/>
              </w:rPr>
            </w:pPr>
          </w:p>
        </w:tc>
        <w:tc>
          <w:tcPr>
            <w:tcW w:w="1814" w:type="dxa"/>
            <w:tcBorders>
              <w:top w:val="single" w:color="CCCCCC" w:sz="6" w:space="0"/>
              <w:left w:val="single" w:color="CCCCCC" w:sz="6" w:space="0"/>
              <w:bottom w:val="single" w:color="000000" w:sz="6" w:space="0"/>
              <w:right w:val="single" w:color="000000" w:sz="6" w:space="0"/>
            </w:tcBorders>
            <w:shd w:val="clear" w:color="auto" w:fill="FF9900"/>
            <w:tcMar>
              <w:top w:w="40" w:type="dxa"/>
              <w:left w:w="40" w:type="dxa"/>
              <w:bottom w:w="40" w:type="dxa"/>
              <w:right w:w="40" w:type="dxa"/>
            </w:tcMar>
            <w:vAlign w:val="center"/>
          </w:tcPr>
          <w:p w:rsidR="00980987" w:rsidRDefault="00533D11" w14:paraId="16D026BF" w14:textId="77777777">
            <w:pPr>
              <w:widowControl w:val="0"/>
              <w:rPr>
                <w:sz w:val="20"/>
                <w:szCs w:val="20"/>
              </w:rPr>
            </w:pPr>
            <w:r>
              <w:rPr>
                <w:rFonts w:ascii="Calibri" w:hAnsi="Calibri" w:eastAsia="Calibri" w:cs="Calibri"/>
                <w:sz w:val="20"/>
                <w:szCs w:val="20"/>
              </w:rPr>
              <w:t>Number of Ties</w:t>
            </w:r>
          </w:p>
        </w:tc>
        <w:tc>
          <w:tcPr>
            <w:tcW w:w="3073"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533D11" w14:paraId="4A6B36D1" w14:textId="77777777">
            <w:pPr>
              <w:widowControl w:val="0"/>
              <w:rPr>
                <w:sz w:val="20"/>
                <w:szCs w:val="20"/>
                <w:lang w:val="en-US"/>
              </w:rPr>
            </w:pPr>
            <w:r w:rsidRPr="00F95562">
              <w:rPr>
                <w:rFonts w:ascii="Calibri" w:hAnsi="Calibri" w:eastAsia="Calibri" w:cs="Calibri"/>
                <w:i/>
                <w:sz w:val="20"/>
                <w:szCs w:val="20"/>
                <w:lang w:val="en-US"/>
              </w:rPr>
              <w:t>Total number of ties in the network (edges for undirected networks and arcs for directed networks)</w:t>
            </w:r>
          </w:p>
        </w:tc>
        <w:tc>
          <w:tcPr>
            <w:tcW w:w="2749"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980987" w14:paraId="0E22CA11" w14:textId="77777777">
            <w:pPr>
              <w:widowControl w:val="0"/>
              <w:rPr>
                <w:sz w:val="20"/>
                <w:szCs w:val="20"/>
                <w:lang w:val="en-US"/>
              </w:rPr>
            </w:pPr>
          </w:p>
        </w:tc>
      </w:tr>
      <w:tr w:rsidRPr="007E670A" w:rsidR="00980987" w14:paraId="404EFD01" w14:textId="77777777">
        <w:trPr>
          <w:trHeight w:val="330"/>
        </w:trPr>
        <w:tc>
          <w:tcPr>
            <w:tcW w:w="1388" w:type="dxa"/>
            <w:vMerge/>
            <w:tcBorders>
              <w:top w:val="single" w:color="CCCCCC"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tcPr>
          <w:p w:rsidRPr="00F95562" w:rsidR="00980987" w:rsidRDefault="00980987" w14:paraId="34705354" w14:textId="77777777">
            <w:pPr>
              <w:widowControl w:val="0"/>
              <w:rPr>
                <w:sz w:val="20"/>
                <w:szCs w:val="20"/>
                <w:lang w:val="en-US"/>
              </w:rPr>
            </w:pPr>
          </w:p>
        </w:tc>
        <w:tc>
          <w:tcPr>
            <w:tcW w:w="1814" w:type="dxa"/>
            <w:tcBorders>
              <w:top w:val="single" w:color="CCCCCC" w:sz="6" w:space="0"/>
              <w:left w:val="single" w:color="CCCCCC" w:sz="6" w:space="0"/>
              <w:bottom w:val="single" w:color="000000" w:sz="6" w:space="0"/>
              <w:right w:val="single" w:color="000000" w:sz="6" w:space="0"/>
            </w:tcBorders>
            <w:shd w:val="clear" w:color="auto" w:fill="F9CB9C"/>
            <w:tcMar>
              <w:top w:w="40" w:type="dxa"/>
              <w:left w:w="40" w:type="dxa"/>
              <w:bottom w:w="40" w:type="dxa"/>
              <w:right w:w="40" w:type="dxa"/>
            </w:tcMar>
            <w:vAlign w:val="bottom"/>
          </w:tcPr>
          <w:p w:rsidR="00980987" w:rsidRDefault="00533D11" w14:paraId="54398D3D" w14:textId="77777777">
            <w:pPr>
              <w:widowControl w:val="0"/>
              <w:rPr>
                <w:sz w:val="20"/>
                <w:szCs w:val="20"/>
              </w:rPr>
            </w:pPr>
            <w:r>
              <w:rPr>
                <w:rFonts w:ascii="Calibri" w:hAnsi="Calibri" w:eastAsia="Calibri" w:cs="Calibri"/>
                <w:sz w:val="20"/>
                <w:szCs w:val="20"/>
              </w:rPr>
              <w:t>Density</w:t>
            </w:r>
          </w:p>
        </w:tc>
        <w:tc>
          <w:tcPr>
            <w:tcW w:w="3073"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533D11" w14:paraId="3EEC4131" w14:textId="77777777">
            <w:pPr>
              <w:widowControl w:val="0"/>
              <w:rPr>
                <w:sz w:val="20"/>
                <w:szCs w:val="20"/>
                <w:lang w:val="en-US"/>
              </w:rPr>
            </w:pPr>
            <w:r w:rsidRPr="00F95562">
              <w:rPr>
                <w:rFonts w:ascii="Calibri" w:hAnsi="Calibri" w:eastAsia="Calibri" w:cs="Calibri"/>
                <w:i/>
                <w:sz w:val="20"/>
                <w:szCs w:val="20"/>
                <w:lang w:val="en-US"/>
              </w:rPr>
              <w:t>The number of ties divided by the number of potential ties</w:t>
            </w:r>
          </w:p>
        </w:tc>
        <w:tc>
          <w:tcPr>
            <w:tcW w:w="2749"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980987" w14:paraId="088DBB16" w14:textId="77777777">
            <w:pPr>
              <w:widowControl w:val="0"/>
              <w:rPr>
                <w:sz w:val="20"/>
                <w:szCs w:val="20"/>
                <w:lang w:val="en-US"/>
              </w:rPr>
            </w:pPr>
          </w:p>
        </w:tc>
      </w:tr>
      <w:tr w:rsidRPr="007E670A" w:rsidR="00980987" w14:paraId="48A34DC4" w14:textId="77777777">
        <w:trPr>
          <w:trHeight w:val="585"/>
        </w:trPr>
        <w:tc>
          <w:tcPr>
            <w:tcW w:w="1388" w:type="dxa"/>
            <w:vMerge/>
            <w:tcBorders>
              <w:top w:val="single" w:color="CCCCCC"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tcPr>
          <w:p w:rsidRPr="00F95562" w:rsidR="00980987" w:rsidRDefault="00980987" w14:paraId="314CEA2D" w14:textId="77777777">
            <w:pPr>
              <w:widowControl w:val="0"/>
              <w:rPr>
                <w:sz w:val="20"/>
                <w:szCs w:val="20"/>
                <w:lang w:val="en-US"/>
              </w:rPr>
            </w:pPr>
          </w:p>
        </w:tc>
        <w:tc>
          <w:tcPr>
            <w:tcW w:w="1814" w:type="dxa"/>
            <w:tcBorders>
              <w:top w:val="single" w:color="CCCCCC" w:sz="6" w:space="0"/>
              <w:left w:val="single" w:color="CCCCCC" w:sz="6" w:space="0"/>
              <w:bottom w:val="single" w:color="000000" w:sz="6" w:space="0"/>
              <w:right w:val="single" w:color="000000" w:sz="6" w:space="0"/>
            </w:tcBorders>
            <w:shd w:val="clear" w:color="auto" w:fill="F9CB9C"/>
            <w:tcMar>
              <w:top w:w="40" w:type="dxa"/>
              <w:left w:w="40" w:type="dxa"/>
              <w:bottom w:w="40" w:type="dxa"/>
              <w:right w:w="40" w:type="dxa"/>
            </w:tcMar>
            <w:vAlign w:val="bottom"/>
          </w:tcPr>
          <w:p w:rsidR="00980987" w:rsidRDefault="00533D11" w14:paraId="6EC09FE1" w14:textId="77777777">
            <w:pPr>
              <w:widowControl w:val="0"/>
              <w:rPr>
                <w:sz w:val="20"/>
                <w:szCs w:val="20"/>
              </w:rPr>
            </w:pPr>
            <w:r>
              <w:rPr>
                <w:rFonts w:ascii="Calibri" w:hAnsi="Calibri" w:eastAsia="Calibri" w:cs="Calibri"/>
                <w:sz w:val="20"/>
                <w:szCs w:val="20"/>
              </w:rPr>
              <w:t>Average Path Length</w:t>
            </w:r>
          </w:p>
        </w:tc>
        <w:tc>
          <w:tcPr>
            <w:tcW w:w="3073"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533D11" w14:paraId="6EC26B47" w14:textId="77777777">
            <w:pPr>
              <w:widowControl w:val="0"/>
              <w:rPr>
                <w:sz w:val="20"/>
                <w:szCs w:val="20"/>
                <w:lang w:val="en-US"/>
              </w:rPr>
            </w:pPr>
            <w:r w:rsidRPr="00F95562">
              <w:rPr>
                <w:rFonts w:ascii="Calibri" w:hAnsi="Calibri" w:eastAsia="Calibri" w:cs="Calibri"/>
                <w:i/>
                <w:sz w:val="20"/>
                <w:szCs w:val="20"/>
                <w:lang w:val="en-US"/>
              </w:rPr>
              <w:t xml:space="preserve">The average length of the geodesic distance between any two </w:t>
            </w:r>
            <w:r w:rsidRPr="00F95562">
              <w:rPr>
                <w:rFonts w:ascii="Calibri" w:hAnsi="Calibri" w:eastAsia="Calibri" w:cs="Calibri"/>
                <w:i/>
                <w:sz w:val="20"/>
                <w:szCs w:val="20"/>
                <w:lang w:val="en-US"/>
              </w:rPr>
              <w:t>nodes in the network.</w:t>
            </w:r>
          </w:p>
        </w:tc>
        <w:tc>
          <w:tcPr>
            <w:tcW w:w="2749"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980987" w14:paraId="339A7C67" w14:textId="77777777">
            <w:pPr>
              <w:widowControl w:val="0"/>
              <w:rPr>
                <w:sz w:val="20"/>
                <w:szCs w:val="20"/>
                <w:lang w:val="en-US"/>
              </w:rPr>
            </w:pPr>
          </w:p>
        </w:tc>
      </w:tr>
      <w:tr w:rsidRPr="007E670A" w:rsidR="00980987" w14:paraId="7C183889" w14:textId="77777777">
        <w:trPr>
          <w:trHeight w:val="585"/>
        </w:trPr>
        <w:tc>
          <w:tcPr>
            <w:tcW w:w="1388" w:type="dxa"/>
            <w:vMerge/>
            <w:tcBorders>
              <w:top w:val="single" w:color="CCCCCC"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tcPr>
          <w:p w:rsidRPr="00F95562" w:rsidR="00980987" w:rsidRDefault="00980987" w14:paraId="3BEB2395" w14:textId="77777777">
            <w:pPr>
              <w:widowControl w:val="0"/>
              <w:rPr>
                <w:sz w:val="20"/>
                <w:szCs w:val="20"/>
                <w:lang w:val="en-US"/>
              </w:rPr>
            </w:pPr>
          </w:p>
        </w:tc>
        <w:tc>
          <w:tcPr>
            <w:tcW w:w="1814" w:type="dxa"/>
            <w:tcBorders>
              <w:top w:val="single" w:color="CCCCCC" w:sz="6" w:space="0"/>
              <w:left w:val="single" w:color="CCCCCC" w:sz="6" w:space="0"/>
              <w:bottom w:val="single" w:color="000000" w:sz="6" w:space="0"/>
              <w:right w:val="single" w:color="000000" w:sz="6" w:space="0"/>
            </w:tcBorders>
            <w:shd w:val="clear" w:color="auto" w:fill="F9CB9C"/>
            <w:tcMar>
              <w:top w:w="40" w:type="dxa"/>
              <w:left w:w="40" w:type="dxa"/>
              <w:bottom w:w="40" w:type="dxa"/>
              <w:right w:w="40" w:type="dxa"/>
            </w:tcMar>
            <w:vAlign w:val="bottom"/>
          </w:tcPr>
          <w:p w:rsidR="00980987" w:rsidRDefault="00533D11" w14:paraId="46C0DAA1" w14:textId="77777777">
            <w:pPr>
              <w:widowControl w:val="0"/>
              <w:rPr>
                <w:sz w:val="20"/>
                <w:szCs w:val="20"/>
              </w:rPr>
            </w:pPr>
            <w:r>
              <w:rPr>
                <w:rFonts w:ascii="Calibri" w:hAnsi="Calibri" w:eastAsia="Calibri" w:cs="Calibri"/>
                <w:sz w:val="20"/>
                <w:szCs w:val="20"/>
              </w:rPr>
              <w:t>Average Degree</w:t>
            </w:r>
          </w:p>
        </w:tc>
        <w:tc>
          <w:tcPr>
            <w:tcW w:w="3073"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533D11" w14:paraId="6F90219C" w14:textId="77777777">
            <w:pPr>
              <w:widowControl w:val="0"/>
              <w:rPr>
                <w:sz w:val="20"/>
                <w:szCs w:val="20"/>
                <w:lang w:val="en-US"/>
              </w:rPr>
            </w:pPr>
            <w:r w:rsidRPr="00F95562">
              <w:rPr>
                <w:rFonts w:ascii="Calibri" w:hAnsi="Calibri" w:eastAsia="Calibri" w:cs="Calibri"/>
                <w:i/>
                <w:sz w:val="20"/>
                <w:szCs w:val="20"/>
                <w:lang w:val="en-US"/>
              </w:rPr>
              <w:t>The number of ties divided by the number of nodes. Report two numbers for two mode networks.</w:t>
            </w:r>
          </w:p>
        </w:tc>
        <w:tc>
          <w:tcPr>
            <w:tcW w:w="2749"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980987" w14:paraId="076656AF" w14:textId="77777777">
            <w:pPr>
              <w:widowControl w:val="0"/>
              <w:rPr>
                <w:sz w:val="20"/>
                <w:szCs w:val="20"/>
                <w:lang w:val="en-US"/>
              </w:rPr>
            </w:pPr>
          </w:p>
        </w:tc>
      </w:tr>
      <w:tr w:rsidRPr="007E670A" w:rsidR="00980987" w14:paraId="7DAF079A" w14:textId="77777777">
        <w:trPr>
          <w:trHeight w:val="330"/>
        </w:trPr>
        <w:tc>
          <w:tcPr>
            <w:tcW w:w="1388" w:type="dxa"/>
            <w:vMerge/>
            <w:tcBorders>
              <w:top w:val="single" w:color="CCCCCC"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tcPr>
          <w:p w:rsidRPr="00F95562" w:rsidR="00980987" w:rsidRDefault="00980987" w14:paraId="483DCC1E" w14:textId="77777777">
            <w:pPr>
              <w:widowControl w:val="0"/>
              <w:rPr>
                <w:sz w:val="20"/>
                <w:szCs w:val="20"/>
                <w:lang w:val="en-US"/>
              </w:rPr>
            </w:pPr>
          </w:p>
        </w:tc>
        <w:tc>
          <w:tcPr>
            <w:tcW w:w="1814" w:type="dxa"/>
            <w:tcBorders>
              <w:top w:val="single" w:color="CCCCCC" w:sz="6" w:space="0"/>
              <w:left w:val="single" w:color="CCCCCC" w:sz="6" w:space="0"/>
              <w:bottom w:val="single" w:color="000000" w:sz="6" w:space="0"/>
              <w:right w:val="single" w:color="000000" w:sz="6" w:space="0"/>
            </w:tcBorders>
            <w:shd w:val="clear" w:color="auto" w:fill="F9CB9C"/>
            <w:tcMar>
              <w:top w:w="40" w:type="dxa"/>
              <w:left w:w="40" w:type="dxa"/>
              <w:bottom w:w="40" w:type="dxa"/>
              <w:right w:w="40" w:type="dxa"/>
            </w:tcMar>
            <w:vAlign w:val="bottom"/>
          </w:tcPr>
          <w:p w:rsidR="00980987" w:rsidRDefault="00533D11" w14:paraId="05CC678E" w14:textId="77777777">
            <w:pPr>
              <w:widowControl w:val="0"/>
              <w:rPr>
                <w:sz w:val="20"/>
                <w:szCs w:val="20"/>
              </w:rPr>
            </w:pPr>
            <w:r>
              <w:rPr>
                <w:rFonts w:ascii="Calibri" w:hAnsi="Calibri" w:eastAsia="Calibri" w:cs="Calibri"/>
                <w:sz w:val="20"/>
                <w:szCs w:val="20"/>
              </w:rPr>
              <w:t>Number of Isolates</w:t>
            </w:r>
          </w:p>
        </w:tc>
        <w:tc>
          <w:tcPr>
            <w:tcW w:w="3073"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533D11" w14:paraId="0DAD5F19" w14:textId="77777777">
            <w:pPr>
              <w:widowControl w:val="0"/>
              <w:rPr>
                <w:sz w:val="20"/>
                <w:szCs w:val="20"/>
                <w:lang w:val="en-US"/>
              </w:rPr>
            </w:pPr>
            <w:r w:rsidRPr="00F95562">
              <w:rPr>
                <w:rFonts w:ascii="Calibri" w:hAnsi="Calibri" w:eastAsia="Calibri" w:cs="Calibri"/>
                <w:i/>
                <w:sz w:val="20"/>
                <w:szCs w:val="20"/>
                <w:lang w:val="en-US"/>
              </w:rPr>
              <w:t>The number of nodes that have 0 indegree and 0 outdegree.</w:t>
            </w:r>
          </w:p>
        </w:tc>
        <w:tc>
          <w:tcPr>
            <w:tcW w:w="2749"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980987" w14:paraId="4F25F183" w14:textId="77777777">
            <w:pPr>
              <w:widowControl w:val="0"/>
              <w:rPr>
                <w:sz w:val="20"/>
                <w:szCs w:val="20"/>
                <w:lang w:val="en-US"/>
              </w:rPr>
            </w:pPr>
          </w:p>
        </w:tc>
      </w:tr>
      <w:tr w:rsidRPr="007E670A" w:rsidR="00980987" w14:paraId="5248BAE3" w14:textId="77777777">
        <w:trPr>
          <w:trHeight w:val="585"/>
        </w:trPr>
        <w:tc>
          <w:tcPr>
            <w:tcW w:w="1388" w:type="dxa"/>
            <w:vMerge/>
            <w:tcBorders>
              <w:top w:val="single" w:color="CCCCCC"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tcPr>
          <w:p w:rsidRPr="00F95562" w:rsidR="00980987" w:rsidRDefault="00980987" w14:paraId="3EC3970E" w14:textId="77777777">
            <w:pPr>
              <w:widowControl w:val="0"/>
              <w:rPr>
                <w:sz w:val="20"/>
                <w:szCs w:val="20"/>
                <w:lang w:val="en-US"/>
              </w:rPr>
            </w:pPr>
          </w:p>
        </w:tc>
        <w:tc>
          <w:tcPr>
            <w:tcW w:w="1814" w:type="dxa"/>
            <w:tcBorders>
              <w:top w:val="single" w:color="CCCCCC" w:sz="6" w:space="0"/>
              <w:left w:val="single" w:color="CCCCCC" w:sz="6" w:space="0"/>
              <w:bottom w:val="single" w:color="000000" w:sz="6" w:space="0"/>
              <w:right w:val="single" w:color="000000" w:sz="6" w:space="0"/>
            </w:tcBorders>
            <w:shd w:val="clear" w:color="auto" w:fill="F9CB9C"/>
            <w:tcMar>
              <w:top w:w="40" w:type="dxa"/>
              <w:left w:w="40" w:type="dxa"/>
              <w:bottom w:w="40" w:type="dxa"/>
              <w:right w:w="40" w:type="dxa"/>
            </w:tcMar>
            <w:vAlign w:val="bottom"/>
          </w:tcPr>
          <w:p w:rsidR="00980987" w:rsidRDefault="00533D11" w14:paraId="7086D484" w14:textId="77777777">
            <w:pPr>
              <w:widowControl w:val="0"/>
              <w:rPr>
                <w:sz w:val="20"/>
                <w:szCs w:val="20"/>
              </w:rPr>
            </w:pPr>
            <w:r>
              <w:rPr>
                <w:rFonts w:ascii="Calibri" w:hAnsi="Calibri" w:eastAsia="Calibri" w:cs="Calibri"/>
                <w:sz w:val="20"/>
                <w:szCs w:val="20"/>
              </w:rPr>
              <w:t>Clustering Coefficient</w:t>
            </w:r>
          </w:p>
        </w:tc>
        <w:tc>
          <w:tcPr>
            <w:tcW w:w="3073"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533D11" w14:paraId="7F93C363" w14:textId="77777777">
            <w:pPr>
              <w:widowControl w:val="0"/>
              <w:rPr>
                <w:sz w:val="20"/>
                <w:szCs w:val="20"/>
                <w:lang w:val="en-US"/>
              </w:rPr>
            </w:pPr>
            <w:r w:rsidRPr="00F95562">
              <w:rPr>
                <w:rFonts w:ascii="Calibri" w:hAnsi="Calibri" w:eastAsia="Calibri" w:cs="Calibri"/>
                <w:i/>
                <w:sz w:val="20"/>
                <w:szCs w:val="20"/>
                <w:lang w:val="en-US"/>
              </w:rPr>
              <w:t xml:space="preserve">The </w:t>
            </w:r>
            <w:r w:rsidRPr="00F95562">
              <w:rPr>
                <w:rFonts w:ascii="Calibri" w:hAnsi="Calibri" w:eastAsia="Calibri" w:cs="Calibri"/>
                <w:i/>
                <w:sz w:val="20"/>
                <w:szCs w:val="20"/>
                <w:lang w:val="en-US"/>
              </w:rPr>
              <w:t>clustering coefficient of a network is a measure of the average interconnectedness of ego’s alters in a network.</w:t>
            </w:r>
          </w:p>
        </w:tc>
        <w:tc>
          <w:tcPr>
            <w:tcW w:w="2749"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980987" w14:paraId="62BB9B7B" w14:textId="77777777">
            <w:pPr>
              <w:widowControl w:val="0"/>
              <w:rPr>
                <w:sz w:val="20"/>
                <w:szCs w:val="20"/>
                <w:lang w:val="en-US"/>
              </w:rPr>
            </w:pPr>
          </w:p>
        </w:tc>
      </w:tr>
      <w:tr w:rsidRPr="007E670A" w:rsidR="00980987" w14:paraId="5975FFE6" w14:textId="77777777">
        <w:trPr>
          <w:trHeight w:val="585"/>
        </w:trPr>
        <w:tc>
          <w:tcPr>
            <w:tcW w:w="1388" w:type="dxa"/>
            <w:vMerge/>
            <w:tcBorders>
              <w:top w:val="single" w:color="CCCCCC"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tcPr>
          <w:p w:rsidRPr="00F95562" w:rsidR="00980987" w:rsidRDefault="00980987" w14:paraId="4B36844F" w14:textId="77777777">
            <w:pPr>
              <w:widowControl w:val="0"/>
              <w:rPr>
                <w:sz w:val="20"/>
                <w:szCs w:val="20"/>
                <w:lang w:val="en-US"/>
              </w:rPr>
            </w:pPr>
          </w:p>
        </w:tc>
        <w:tc>
          <w:tcPr>
            <w:tcW w:w="1814" w:type="dxa"/>
            <w:tcBorders>
              <w:top w:val="single" w:color="CCCCCC" w:sz="6" w:space="0"/>
              <w:left w:val="single" w:color="CCCCCC" w:sz="6" w:space="0"/>
              <w:bottom w:val="single" w:color="000000" w:sz="6" w:space="0"/>
              <w:right w:val="single" w:color="000000" w:sz="6" w:space="0"/>
            </w:tcBorders>
            <w:shd w:val="clear" w:color="auto" w:fill="F9CB9C"/>
            <w:tcMar>
              <w:top w:w="40" w:type="dxa"/>
              <w:left w:w="40" w:type="dxa"/>
              <w:bottom w:w="40" w:type="dxa"/>
              <w:right w:w="40" w:type="dxa"/>
            </w:tcMar>
            <w:vAlign w:val="bottom"/>
          </w:tcPr>
          <w:p w:rsidR="00980987" w:rsidRDefault="00533D11" w14:paraId="057EAF7B" w14:textId="77777777">
            <w:pPr>
              <w:widowControl w:val="0"/>
              <w:rPr>
                <w:sz w:val="20"/>
                <w:szCs w:val="20"/>
              </w:rPr>
            </w:pPr>
            <w:r>
              <w:rPr>
                <w:rFonts w:ascii="Calibri" w:hAnsi="Calibri" w:eastAsia="Calibri" w:cs="Calibri"/>
                <w:sz w:val="20"/>
                <w:szCs w:val="20"/>
              </w:rPr>
              <w:t>Degree Centralization</w:t>
            </w:r>
          </w:p>
        </w:tc>
        <w:tc>
          <w:tcPr>
            <w:tcW w:w="3073"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533D11" w14:paraId="681EC0EC" w14:textId="77777777">
            <w:pPr>
              <w:widowControl w:val="0"/>
              <w:rPr>
                <w:sz w:val="20"/>
                <w:szCs w:val="20"/>
                <w:lang w:val="en-US"/>
              </w:rPr>
            </w:pPr>
            <w:r w:rsidRPr="00F95562">
              <w:rPr>
                <w:rFonts w:ascii="Calibri" w:hAnsi="Calibri" w:eastAsia="Calibri" w:cs="Calibri"/>
                <w:i/>
                <w:sz w:val="20"/>
                <w:szCs w:val="20"/>
                <w:lang w:val="en-US"/>
              </w:rPr>
              <w:t>If the network is undirected. The extent to which the degree distribution is skewed.</w:t>
            </w:r>
          </w:p>
        </w:tc>
        <w:tc>
          <w:tcPr>
            <w:tcW w:w="2749"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980987" w14:paraId="7EDC0342" w14:textId="77777777">
            <w:pPr>
              <w:widowControl w:val="0"/>
              <w:rPr>
                <w:sz w:val="20"/>
                <w:szCs w:val="20"/>
                <w:lang w:val="en-US"/>
              </w:rPr>
            </w:pPr>
          </w:p>
        </w:tc>
      </w:tr>
      <w:tr w:rsidRPr="007E670A" w:rsidR="00980987" w14:paraId="19BB6C70" w14:textId="77777777">
        <w:trPr>
          <w:trHeight w:val="840"/>
        </w:trPr>
        <w:tc>
          <w:tcPr>
            <w:tcW w:w="1388" w:type="dxa"/>
            <w:vMerge/>
            <w:tcBorders>
              <w:top w:val="single" w:color="CCCCCC"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tcPr>
          <w:p w:rsidRPr="00F95562" w:rsidR="00980987" w:rsidRDefault="00980987" w14:paraId="1EE6FD63" w14:textId="77777777">
            <w:pPr>
              <w:widowControl w:val="0"/>
              <w:rPr>
                <w:sz w:val="20"/>
                <w:szCs w:val="20"/>
                <w:lang w:val="en-US"/>
              </w:rPr>
            </w:pPr>
          </w:p>
        </w:tc>
        <w:tc>
          <w:tcPr>
            <w:tcW w:w="1814" w:type="dxa"/>
            <w:tcBorders>
              <w:top w:val="single" w:color="CCCCCC" w:sz="6" w:space="0"/>
              <w:left w:val="single" w:color="CCCCCC" w:sz="6" w:space="0"/>
              <w:bottom w:val="single" w:color="000000" w:sz="6" w:space="0"/>
              <w:right w:val="single" w:color="000000" w:sz="6" w:space="0"/>
            </w:tcBorders>
            <w:shd w:val="clear" w:color="auto" w:fill="F9CB9C"/>
            <w:tcMar>
              <w:top w:w="40" w:type="dxa"/>
              <w:left w:w="40" w:type="dxa"/>
              <w:bottom w:w="40" w:type="dxa"/>
              <w:right w:w="40" w:type="dxa"/>
            </w:tcMar>
            <w:vAlign w:val="bottom"/>
          </w:tcPr>
          <w:p w:rsidR="00980987" w:rsidRDefault="00533D11" w14:paraId="1E9388D9" w14:textId="77777777">
            <w:pPr>
              <w:widowControl w:val="0"/>
              <w:rPr>
                <w:sz w:val="20"/>
                <w:szCs w:val="20"/>
              </w:rPr>
            </w:pPr>
            <w:r>
              <w:rPr>
                <w:rFonts w:ascii="Calibri" w:hAnsi="Calibri" w:eastAsia="Calibri" w:cs="Calibri"/>
                <w:sz w:val="20"/>
                <w:szCs w:val="20"/>
              </w:rPr>
              <w:t>Reciprocity</w:t>
            </w:r>
          </w:p>
        </w:tc>
        <w:tc>
          <w:tcPr>
            <w:tcW w:w="3073"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533D11" w14:paraId="1CF5A40F" w14:textId="77777777">
            <w:pPr>
              <w:widowControl w:val="0"/>
              <w:rPr>
                <w:sz w:val="20"/>
                <w:szCs w:val="20"/>
                <w:lang w:val="en-US"/>
              </w:rPr>
            </w:pPr>
            <w:r w:rsidRPr="00F95562">
              <w:rPr>
                <w:rFonts w:ascii="Calibri" w:hAnsi="Calibri" w:eastAsia="Calibri" w:cs="Calibri"/>
                <w:i/>
                <w:sz w:val="20"/>
                <w:szCs w:val="20"/>
                <w:lang w:val="en-US"/>
              </w:rPr>
              <w:t xml:space="preserve">If the </w:t>
            </w:r>
            <w:r w:rsidRPr="00F95562">
              <w:rPr>
                <w:rFonts w:ascii="Calibri" w:hAnsi="Calibri" w:eastAsia="Calibri" w:cs="Calibri"/>
                <w:i/>
                <w:sz w:val="20"/>
                <w:szCs w:val="20"/>
                <w:lang w:val="en-US"/>
              </w:rPr>
              <w:t>network is directed. The proportion of ties in the network for which xij&gt; 0 and xji&gt;0 out of all ties present in the network.</w:t>
            </w:r>
          </w:p>
        </w:tc>
        <w:tc>
          <w:tcPr>
            <w:tcW w:w="2749"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980987" w14:paraId="16A381E8" w14:textId="77777777">
            <w:pPr>
              <w:widowControl w:val="0"/>
              <w:rPr>
                <w:sz w:val="20"/>
                <w:szCs w:val="20"/>
                <w:lang w:val="en-US"/>
              </w:rPr>
            </w:pPr>
          </w:p>
        </w:tc>
      </w:tr>
      <w:tr w:rsidRPr="007E670A" w:rsidR="00980987" w14:paraId="7E1E7B0A" w14:textId="77777777">
        <w:trPr>
          <w:trHeight w:val="585"/>
        </w:trPr>
        <w:tc>
          <w:tcPr>
            <w:tcW w:w="1388" w:type="dxa"/>
            <w:vMerge/>
            <w:tcBorders>
              <w:top w:val="single" w:color="CCCCCC"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tcPr>
          <w:p w:rsidRPr="00F95562" w:rsidR="00980987" w:rsidRDefault="00980987" w14:paraId="463BBF48" w14:textId="77777777">
            <w:pPr>
              <w:widowControl w:val="0"/>
              <w:rPr>
                <w:sz w:val="20"/>
                <w:szCs w:val="20"/>
                <w:lang w:val="en-US"/>
              </w:rPr>
            </w:pPr>
          </w:p>
        </w:tc>
        <w:tc>
          <w:tcPr>
            <w:tcW w:w="1814" w:type="dxa"/>
            <w:tcBorders>
              <w:top w:val="single" w:color="CCCCCC" w:sz="6" w:space="0"/>
              <w:left w:val="single" w:color="CCCCCC" w:sz="6" w:space="0"/>
              <w:bottom w:val="single" w:color="000000" w:sz="6" w:space="0"/>
              <w:right w:val="single" w:color="000000" w:sz="6" w:space="0"/>
            </w:tcBorders>
            <w:shd w:val="clear" w:color="auto" w:fill="F9CB9C"/>
            <w:tcMar>
              <w:top w:w="40" w:type="dxa"/>
              <w:left w:w="40" w:type="dxa"/>
              <w:bottom w:w="40" w:type="dxa"/>
              <w:right w:w="40" w:type="dxa"/>
            </w:tcMar>
            <w:vAlign w:val="bottom"/>
          </w:tcPr>
          <w:p w:rsidR="00980987" w:rsidRDefault="00533D11" w14:paraId="7D2608A4" w14:textId="77777777">
            <w:pPr>
              <w:widowControl w:val="0"/>
              <w:rPr>
                <w:sz w:val="20"/>
                <w:szCs w:val="20"/>
              </w:rPr>
            </w:pPr>
            <w:r>
              <w:rPr>
                <w:rFonts w:ascii="Calibri" w:hAnsi="Calibri" w:eastAsia="Calibri" w:cs="Calibri"/>
                <w:sz w:val="20"/>
                <w:szCs w:val="20"/>
              </w:rPr>
              <w:t>Indegree Centralization</w:t>
            </w:r>
          </w:p>
        </w:tc>
        <w:tc>
          <w:tcPr>
            <w:tcW w:w="3073"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533D11" w14:paraId="37267377" w14:textId="77777777">
            <w:pPr>
              <w:widowControl w:val="0"/>
              <w:rPr>
                <w:sz w:val="20"/>
                <w:szCs w:val="20"/>
                <w:lang w:val="en-US"/>
              </w:rPr>
            </w:pPr>
            <w:r w:rsidRPr="00F95562">
              <w:rPr>
                <w:rFonts w:ascii="Calibri" w:hAnsi="Calibri" w:eastAsia="Calibri" w:cs="Calibri"/>
                <w:i/>
                <w:sz w:val="20"/>
                <w:szCs w:val="20"/>
                <w:lang w:val="en-US"/>
              </w:rPr>
              <w:t>If the network is directed. The extent to which the indegree distribution is skewed.</w:t>
            </w:r>
          </w:p>
        </w:tc>
        <w:tc>
          <w:tcPr>
            <w:tcW w:w="2749"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980987" w14:paraId="592867AF" w14:textId="77777777">
            <w:pPr>
              <w:widowControl w:val="0"/>
              <w:rPr>
                <w:sz w:val="20"/>
                <w:szCs w:val="20"/>
                <w:lang w:val="en-US"/>
              </w:rPr>
            </w:pPr>
          </w:p>
        </w:tc>
      </w:tr>
      <w:tr w:rsidRPr="007E670A" w:rsidR="00980987" w14:paraId="1211CC72" w14:textId="77777777">
        <w:trPr>
          <w:trHeight w:val="585"/>
        </w:trPr>
        <w:tc>
          <w:tcPr>
            <w:tcW w:w="1388" w:type="dxa"/>
            <w:vMerge/>
            <w:tcBorders>
              <w:top w:val="single" w:color="CCCCCC"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tcPr>
          <w:p w:rsidRPr="00F95562" w:rsidR="00980987" w:rsidRDefault="00980987" w14:paraId="72631FFF" w14:textId="77777777">
            <w:pPr>
              <w:widowControl w:val="0"/>
              <w:rPr>
                <w:sz w:val="20"/>
                <w:szCs w:val="20"/>
                <w:lang w:val="en-US"/>
              </w:rPr>
            </w:pPr>
          </w:p>
        </w:tc>
        <w:tc>
          <w:tcPr>
            <w:tcW w:w="1814" w:type="dxa"/>
            <w:tcBorders>
              <w:top w:val="single" w:color="CCCCCC" w:sz="6" w:space="0"/>
              <w:left w:val="single" w:color="CCCCCC" w:sz="6" w:space="0"/>
              <w:bottom w:val="single" w:color="000000" w:sz="6" w:space="0"/>
              <w:right w:val="single" w:color="000000" w:sz="6" w:space="0"/>
            </w:tcBorders>
            <w:shd w:val="clear" w:color="auto" w:fill="F9CB9C"/>
            <w:tcMar>
              <w:top w:w="40" w:type="dxa"/>
              <w:left w:w="40" w:type="dxa"/>
              <w:bottom w:w="40" w:type="dxa"/>
              <w:right w:w="40" w:type="dxa"/>
            </w:tcMar>
            <w:vAlign w:val="bottom"/>
          </w:tcPr>
          <w:p w:rsidR="00980987" w:rsidRDefault="00533D11" w14:paraId="5FCF7318" w14:textId="77777777">
            <w:pPr>
              <w:widowControl w:val="0"/>
              <w:rPr>
                <w:sz w:val="20"/>
                <w:szCs w:val="20"/>
              </w:rPr>
            </w:pPr>
            <w:r>
              <w:rPr>
                <w:rFonts w:ascii="Calibri" w:hAnsi="Calibri" w:eastAsia="Calibri" w:cs="Calibri"/>
                <w:sz w:val="20"/>
                <w:szCs w:val="20"/>
              </w:rPr>
              <w:t>Outdegree Centralization</w:t>
            </w:r>
          </w:p>
        </w:tc>
        <w:tc>
          <w:tcPr>
            <w:tcW w:w="3073"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533D11" w14:paraId="347F4A7E" w14:textId="77777777">
            <w:pPr>
              <w:widowControl w:val="0"/>
              <w:rPr>
                <w:sz w:val="20"/>
                <w:szCs w:val="20"/>
                <w:lang w:val="en-US"/>
              </w:rPr>
            </w:pPr>
            <w:r w:rsidRPr="00F95562">
              <w:rPr>
                <w:rFonts w:ascii="Calibri" w:hAnsi="Calibri" w:eastAsia="Calibri" w:cs="Calibri"/>
                <w:i/>
                <w:sz w:val="20"/>
                <w:szCs w:val="20"/>
                <w:lang w:val="en-US"/>
              </w:rPr>
              <w:t>If the network is directed. The extent to which the outdegree distribution is skewed.</w:t>
            </w:r>
          </w:p>
        </w:tc>
        <w:tc>
          <w:tcPr>
            <w:tcW w:w="2749"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980987" w14:paraId="12599766" w14:textId="77777777">
            <w:pPr>
              <w:widowControl w:val="0"/>
              <w:rPr>
                <w:sz w:val="20"/>
                <w:szCs w:val="20"/>
                <w:lang w:val="en-US"/>
              </w:rPr>
            </w:pPr>
          </w:p>
        </w:tc>
      </w:tr>
      <w:tr w:rsidRPr="007E670A" w:rsidR="00980987" w14:paraId="5D79AFC2" w14:textId="77777777">
        <w:trPr>
          <w:trHeight w:val="585"/>
        </w:trPr>
        <w:tc>
          <w:tcPr>
            <w:tcW w:w="1388" w:type="dxa"/>
            <w:vMerge/>
            <w:tcBorders>
              <w:top w:val="single" w:color="CCCCCC"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tcPr>
          <w:p w:rsidRPr="00F95562" w:rsidR="00980987" w:rsidRDefault="00980987" w14:paraId="4FDCE138" w14:textId="77777777">
            <w:pPr>
              <w:widowControl w:val="0"/>
              <w:rPr>
                <w:sz w:val="20"/>
                <w:szCs w:val="20"/>
                <w:lang w:val="en-US"/>
              </w:rPr>
            </w:pPr>
          </w:p>
        </w:tc>
        <w:tc>
          <w:tcPr>
            <w:tcW w:w="1814" w:type="dxa"/>
            <w:tcBorders>
              <w:top w:val="single" w:color="CCCCCC" w:sz="6" w:space="0"/>
              <w:left w:val="single" w:color="CCCCCC" w:sz="6" w:space="0"/>
              <w:bottom w:val="single" w:color="000000" w:sz="6" w:space="0"/>
              <w:right w:val="single" w:color="000000" w:sz="6" w:space="0"/>
            </w:tcBorders>
            <w:shd w:val="clear" w:color="auto" w:fill="F9CB9C"/>
            <w:tcMar>
              <w:top w:w="40" w:type="dxa"/>
              <w:left w:w="40" w:type="dxa"/>
              <w:bottom w:w="40" w:type="dxa"/>
              <w:right w:w="40" w:type="dxa"/>
            </w:tcMar>
            <w:vAlign w:val="bottom"/>
          </w:tcPr>
          <w:p w:rsidR="00980987" w:rsidRDefault="00533D11" w14:paraId="67B8F6D6" w14:textId="77777777">
            <w:pPr>
              <w:widowControl w:val="0"/>
              <w:rPr>
                <w:sz w:val="20"/>
                <w:szCs w:val="20"/>
              </w:rPr>
            </w:pPr>
            <w:r>
              <w:rPr>
                <w:rFonts w:ascii="Calibri" w:hAnsi="Calibri" w:eastAsia="Calibri" w:cs="Calibri"/>
                <w:sz w:val="20"/>
                <w:szCs w:val="20"/>
              </w:rPr>
              <w:t>Number of New Ties</w:t>
            </w:r>
          </w:p>
        </w:tc>
        <w:tc>
          <w:tcPr>
            <w:tcW w:w="3073"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533D11" w14:paraId="3DE2533F" w14:textId="77777777">
            <w:pPr>
              <w:widowControl w:val="0"/>
              <w:rPr>
                <w:sz w:val="20"/>
                <w:szCs w:val="20"/>
                <w:lang w:val="en-US"/>
              </w:rPr>
            </w:pPr>
            <w:r w:rsidRPr="00F95562">
              <w:rPr>
                <w:rFonts w:ascii="Calibri" w:hAnsi="Calibri" w:eastAsia="Calibri" w:cs="Calibri"/>
                <w:i/>
                <w:sz w:val="20"/>
                <w:szCs w:val="20"/>
                <w:lang w:val="en-US"/>
              </w:rPr>
              <w:t>If the network is longitudinal. The number of ties that exist at t+1 that did not exist at t.</w:t>
            </w:r>
          </w:p>
        </w:tc>
        <w:tc>
          <w:tcPr>
            <w:tcW w:w="2749"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980987" w14:paraId="2EA07A1E" w14:textId="77777777">
            <w:pPr>
              <w:widowControl w:val="0"/>
              <w:rPr>
                <w:sz w:val="20"/>
                <w:szCs w:val="20"/>
                <w:lang w:val="en-US"/>
              </w:rPr>
            </w:pPr>
          </w:p>
        </w:tc>
      </w:tr>
      <w:tr w:rsidRPr="007E670A" w:rsidR="00980987" w14:paraId="3C9E3494" w14:textId="77777777">
        <w:trPr>
          <w:trHeight w:val="585"/>
        </w:trPr>
        <w:tc>
          <w:tcPr>
            <w:tcW w:w="1388" w:type="dxa"/>
            <w:vMerge/>
            <w:tcBorders>
              <w:top w:val="single" w:color="CCCCCC"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tcPr>
          <w:p w:rsidRPr="00F95562" w:rsidR="00980987" w:rsidRDefault="00980987" w14:paraId="20587DAB" w14:textId="77777777">
            <w:pPr>
              <w:widowControl w:val="0"/>
              <w:rPr>
                <w:sz w:val="20"/>
                <w:szCs w:val="20"/>
                <w:lang w:val="en-US"/>
              </w:rPr>
            </w:pPr>
          </w:p>
        </w:tc>
        <w:tc>
          <w:tcPr>
            <w:tcW w:w="1814" w:type="dxa"/>
            <w:tcBorders>
              <w:top w:val="single" w:color="CCCCCC" w:sz="6" w:space="0"/>
              <w:left w:val="single" w:color="CCCCCC" w:sz="6" w:space="0"/>
              <w:bottom w:val="single" w:color="000000" w:sz="6" w:space="0"/>
              <w:right w:val="single" w:color="000000" w:sz="6" w:space="0"/>
            </w:tcBorders>
            <w:shd w:val="clear" w:color="auto" w:fill="F9CB9C"/>
            <w:tcMar>
              <w:top w:w="40" w:type="dxa"/>
              <w:left w:w="40" w:type="dxa"/>
              <w:bottom w:w="40" w:type="dxa"/>
              <w:right w:w="40" w:type="dxa"/>
            </w:tcMar>
            <w:vAlign w:val="bottom"/>
          </w:tcPr>
          <w:p w:rsidR="00980987" w:rsidRDefault="00533D11" w14:paraId="7DD9DAF0" w14:textId="77777777">
            <w:pPr>
              <w:widowControl w:val="0"/>
              <w:rPr>
                <w:sz w:val="20"/>
                <w:szCs w:val="20"/>
              </w:rPr>
            </w:pPr>
            <w:r>
              <w:rPr>
                <w:rFonts w:ascii="Calibri" w:hAnsi="Calibri" w:eastAsia="Calibri" w:cs="Calibri"/>
                <w:sz w:val="20"/>
                <w:szCs w:val="20"/>
              </w:rPr>
              <w:t>Number of Lost Ties</w:t>
            </w:r>
          </w:p>
        </w:tc>
        <w:tc>
          <w:tcPr>
            <w:tcW w:w="3073"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533D11" w14:paraId="29B136E1" w14:textId="77777777">
            <w:pPr>
              <w:widowControl w:val="0"/>
              <w:rPr>
                <w:sz w:val="20"/>
                <w:szCs w:val="20"/>
                <w:lang w:val="en-US"/>
              </w:rPr>
            </w:pPr>
            <w:r w:rsidRPr="00F95562">
              <w:rPr>
                <w:rFonts w:ascii="Calibri" w:hAnsi="Calibri" w:eastAsia="Calibri" w:cs="Calibri"/>
                <w:i/>
                <w:sz w:val="20"/>
                <w:szCs w:val="20"/>
                <w:lang w:val="en-US"/>
              </w:rPr>
              <w:t xml:space="preserve">If </w:t>
            </w:r>
            <w:r w:rsidRPr="00F95562">
              <w:rPr>
                <w:rFonts w:ascii="Calibri" w:hAnsi="Calibri" w:eastAsia="Calibri" w:cs="Calibri"/>
                <w:i/>
                <w:sz w:val="20"/>
                <w:szCs w:val="20"/>
                <w:lang w:val="en-US"/>
              </w:rPr>
              <w:t>the network is longitudinal. The number of ties that existed at t-1 that do not exist at t anymore.</w:t>
            </w:r>
          </w:p>
        </w:tc>
        <w:tc>
          <w:tcPr>
            <w:tcW w:w="2749"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980987" w14:paraId="0E931BCD" w14:textId="77777777">
            <w:pPr>
              <w:widowControl w:val="0"/>
              <w:rPr>
                <w:sz w:val="20"/>
                <w:szCs w:val="20"/>
                <w:lang w:val="en-US"/>
              </w:rPr>
            </w:pPr>
          </w:p>
        </w:tc>
      </w:tr>
      <w:tr w:rsidRPr="007E670A" w:rsidR="00980987" w14:paraId="33B2B1B9" w14:textId="77777777">
        <w:trPr>
          <w:trHeight w:val="795"/>
        </w:trPr>
        <w:tc>
          <w:tcPr>
            <w:tcW w:w="1388" w:type="dxa"/>
            <w:tcBorders>
              <w:top w:val="single" w:color="CCCCCC" w:sz="6" w:space="0"/>
              <w:left w:val="single" w:color="000000" w:sz="6" w:space="0"/>
              <w:bottom w:val="single" w:color="000000" w:sz="6" w:space="0"/>
              <w:right w:val="single" w:color="000000" w:sz="6" w:space="0"/>
            </w:tcBorders>
            <w:shd w:val="clear" w:color="auto" w:fill="BFBFBF"/>
            <w:tcMar>
              <w:top w:w="40" w:type="dxa"/>
              <w:left w:w="40" w:type="dxa"/>
              <w:bottom w:w="40" w:type="dxa"/>
              <w:right w:w="40" w:type="dxa"/>
            </w:tcMar>
            <w:vAlign w:val="center"/>
          </w:tcPr>
          <w:p w:rsidR="00980987" w:rsidRDefault="00533D11" w14:paraId="1C53F8F2" w14:textId="77777777">
            <w:pPr>
              <w:widowControl w:val="0"/>
              <w:jc w:val="center"/>
              <w:rPr>
                <w:sz w:val="20"/>
                <w:szCs w:val="20"/>
              </w:rPr>
            </w:pPr>
            <w:r>
              <w:rPr>
                <w:rFonts w:ascii="Calibri" w:hAnsi="Calibri" w:eastAsia="Calibri" w:cs="Calibri"/>
                <w:b/>
              </w:rPr>
              <w:t>Additional Information</w:t>
            </w:r>
          </w:p>
        </w:tc>
        <w:tc>
          <w:tcPr>
            <w:tcW w:w="4887" w:type="dxa"/>
            <w:gridSpan w:val="2"/>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center"/>
          </w:tcPr>
          <w:p w:rsidRPr="00F95562" w:rsidR="00980987" w:rsidRDefault="00533D11" w14:paraId="5C8213F6" w14:textId="77777777">
            <w:pPr>
              <w:widowControl w:val="0"/>
              <w:rPr>
                <w:sz w:val="20"/>
                <w:szCs w:val="20"/>
                <w:lang w:val="en-US"/>
              </w:rPr>
            </w:pPr>
            <w:r w:rsidRPr="00F95562">
              <w:rPr>
                <w:rFonts w:ascii="Calibri" w:hAnsi="Calibri" w:eastAsia="Calibri" w:cs="Calibri"/>
                <w:sz w:val="20"/>
                <w:szCs w:val="20"/>
                <w:lang w:val="en-US"/>
              </w:rPr>
              <w:t>Any information pertinent to the network not captured in the prior fields</w:t>
            </w:r>
          </w:p>
        </w:tc>
        <w:tc>
          <w:tcPr>
            <w:tcW w:w="2749" w:type="dxa"/>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rsidRPr="00F95562" w:rsidR="00980987" w:rsidRDefault="00980987" w14:paraId="0544991D" w14:textId="77777777">
            <w:pPr>
              <w:widowControl w:val="0"/>
              <w:rPr>
                <w:sz w:val="20"/>
                <w:szCs w:val="20"/>
                <w:lang w:val="en-US"/>
              </w:rPr>
            </w:pPr>
          </w:p>
        </w:tc>
      </w:tr>
    </w:tbl>
    <w:p w:rsidRPr="00F95562" w:rsidR="00980987" w:rsidRDefault="00980987" w14:paraId="6958C4EB" w14:textId="77777777">
      <w:pPr>
        <w:jc w:val="both"/>
        <w:rPr>
          <w:lang w:val="en-US"/>
        </w:rPr>
      </w:pPr>
    </w:p>
    <w:p w:rsidRPr="00F95562" w:rsidR="00980987" w:rsidRDefault="00980987" w14:paraId="0D876CDA" w14:textId="77777777">
      <w:pPr>
        <w:jc w:val="both"/>
        <w:rPr>
          <w:lang w:val="en-US"/>
        </w:rPr>
      </w:pPr>
    </w:p>
    <w:p w:rsidRPr="00F95562" w:rsidR="00980987" w:rsidRDefault="00980987" w14:paraId="2C1780EB" w14:textId="77777777">
      <w:pPr>
        <w:jc w:val="both"/>
        <w:rPr>
          <w:lang w:val="en-US"/>
        </w:rPr>
      </w:pPr>
    </w:p>
    <w:p w:rsidRPr="00F95562" w:rsidR="00980987" w:rsidRDefault="00980987" w14:paraId="1CB993FC" w14:textId="77777777">
      <w:pPr>
        <w:jc w:val="both"/>
        <w:rPr>
          <w:lang w:val="en-US"/>
        </w:rPr>
      </w:pPr>
    </w:p>
    <w:p w:rsidRPr="00F95562" w:rsidR="00980987" w:rsidRDefault="00533D11" w14:paraId="166EF182" w14:textId="77777777">
      <w:pPr>
        <w:jc w:val="both"/>
        <w:rPr>
          <w:lang w:val="en-US"/>
        </w:rPr>
      </w:pPr>
      <w:r w:rsidRPr="00F95562">
        <w:rPr>
          <w:lang w:val="en-US"/>
        </w:rPr>
        <w:t xml:space="preserve"> </w:t>
      </w:r>
    </w:p>
    <w:p w:rsidRPr="00F95562" w:rsidR="00980987" w:rsidRDefault="00980987" w14:paraId="3933BC3A" w14:textId="77777777">
      <w:pPr>
        <w:jc w:val="both"/>
        <w:rPr>
          <w:lang w:val="en-US"/>
        </w:rPr>
      </w:pPr>
    </w:p>
    <w:p w:rsidRPr="00F95562" w:rsidR="00980987" w:rsidRDefault="00980987" w14:paraId="10C8D929" w14:textId="77777777">
      <w:pPr>
        <w:jc w:val="both"/>
        <w:rPr>
          <w:lang w:val="en-US"/>
        </w:rPr>
      </w:pPr>
    </w:p>
    <w:p w:rsidRPr="00F95562" w:rsidR="00980987" w:rsidRDefault="00980987" w14:paraId="043FB671" w14:textId="77777777">
      <w:pPr>
        <w:jc w:val="both"/>
        <w:rPr>
          <w:lang w:val="en-US"/>
        </w:rPr>
      </w:pPr>
    </w:p>
    <w:p w:rsidRPr="00F95562" w:rsidR="00980987" w:rsidRDefault="00980987" w14:paraId="1B46B78A" w14:textId="77777777">
      <w:pPr>
        <w:jc w:val="both"/>
        <w:rPr>
          <w:lang w:val="en-US"/>
        </w:rPr>
      </w:pPr>
    </w:p>
    <w:p w:rsidRPr="00F95562" w:rsidR="00980987" w:rsidRDefault="00980987" w14:paraId="02FBDC3D" w14:textId="77777777">
      <w:pPr>
        <w:jc w:val="both"/>
        <w:rPr>
          <w:lang w:val="en-US"/>
        </w:rPr>
      </w:pPr>
    </w:p>
    <w:p w:rsidRPr="00F95562" w:rsidR="00980987" w:rsidRDefault="00980987" w14:paraId="133CBEFE" w14:textId="77777777">
      <w:pPr>
        <w:jc w:val="both"/>
        <w:rPr>
          <w:lang w:val="en-US"/>
        </w:rPr>
      </w:pPr>
    </w:p>
    <w:p w:rsidRPr="00F95562" w:rsidR="00980987" w:rsidRDefault="00980987" w14:paraId="1C77DDE9" w14:textId="77777777">
      <w:pPr>
        <w:jc w:val="both"/>
        <w:rPr>
          <w:lang w:val="en-US"/>
        </w:rPr>
      </w:pPr>
    </w:p>
    <w:p w:rsidRPr="00F95562" w:rsidR="00980987" w:rsidRDefault="00980987" w14:paraId="3D88F0A3" w14:textId="77777777">
      <w:pPr>
        <w:jc w:val="both"/>
        <w:rPr>
          <w:lang w:val="en-US"/>
        </w:rPr>
      </w:pPr>
    </w:p>
    <w:p w:rsidRPr="00F95562" w:rsidR="00980987" w:rsidRDefault="00980987" w14:paraId="49847182" w14:textId="77777777">
      <w:pPr>
        <w:jc w:val="both"/>
        <w:rPr>
          <w:lang w:val="en-US"/>
        </w:rPr>
      </w:pPr>
    </w:p>
    <w:p w:rsidRPr="00F95562" w:rsidR="00980987" w:rsidRDefault="00980987" w14:paraId="79036F53" w14:textId="77777777">
      <w:pPr>
        <w:jc w:val="both"/>
        <w:rPr>
          <w:lang w:val="en-US"/>
        </w:rPr>
      </w:pPr>
    </w:p>
    <w:p w:rsidRPr="00F95562" w:rsidR="00980987" w:rsidRDefault="00980987" w14:paraId="13D2C0F6" w14:textId="77777777">
      <w:pPr>
        <w:jc w:val="both"/>
        <w:rPr>
          <w:lang w:val="en-US"/>
        </w:rPr>
      </w:pPr>
    </w:p>
    <w:p w:rsidRPr="00F95562" w:rsidR="00980987" w:rsidRDefault="00980987" w14:paraId="17414FF2" w14:textId="77777777">
      <w:pPr>
        <w:jc w:val="both"/>
        <w:rPr>
          <w:lang w:val="en-US"/>
        </w:rPr>
      </w:pPr>
    </w:p>
    <w:p w:rsidRPr="00F95562" w:rsidR="00980987" w:rsidRDefault="00980987" w14:paraId="3FA4C1B1" w14:textId="77777777">
      <w:pPr>
        <w:jc w:val="both"/>
        <w:rPr>
          <w:lang w:val="en-US"/>
        </w:rPr>
      </w:pPr>
    </w:p>
    <w:p w:rsidRPr="00F95562" w:rsidR="00980987" w:rsidRDefault="00980987" w14:paraId="2EA787C8" w14:textId="77777777">
      <w:pPr>
        <w:jc w:val="both"/>
        <w:rPr>
          <w:lang w:val="en-US"/>
        </w:rPr>
      </w:pPr>
    </w:p>
    <w:p w:rsidRPr="00F95562" w:rsidR="00980987" w:rsidRDefault="00980987" w14:paraId="6C10CD62" w14:textId="77777777">
      <w:pPr>
        <w:jc w:val="both"/>
        <w:rPr>
          <w:lang w:val="en-US"/>
        </w:rPr>
      </w:pPr>
    </w:p>
    <w:p w:rsidRPr="00F95562" w:rsidR="00980987" w:rsidRDefault="00980987" w14:paraId="5BA41E9D" w14:textId="77777777">
      <w:pPr>
        <w:jc w:val="both"/>
        <w:rPr>
          <w:lang w:val="en-US"/>
        </w:rPr>
      </w:pPr>
    </w:p>
    <w:p w:rsidRPr="00F95562" w:rsidR="00980987" w:rsidRDefault="00980987" w14:paraId="42374A2C" w14:textId="77777777">
      <w:pPr>
        <w:jc w:val="both"/>
        <w:rPr>
          <w:lang w:val="en-US"/>
        </w:rPr>
      </w:pPr>
    </w:p>
    <w:p w:rsidRPr="00F95562" w:rsidR="00980987" w:rsidRDefault="00980987" w14:paraId="5E254B5B" w14:textId="77777777">
      <w:pPr>
        <w:jc w:val="both"/>
        <w:rPr>
          <w:lang w:val="en-US"/>
        </w:rPr>
      </w:pPr>
    </w:p>
    <w:p w:rsidRPr="00F95562" w:rsidR="00980987" w:rsidRDefault="00980987" w14:paraId="57C8C5F0" w14:textId="77777777">
      <w:pPr>
        <w:jc w:val="both"/>
        <w:rPr>
          <w:lang w:val="en-US"/>
        </w:rPr>
      </w:pPr>
    </w:p>
    <w:p w:rsidRPr="00F95562" w:rsidR="00980987" w:rsidRDefault="00980987" w14:paraId="4C5E66E5" w14:textId="77777777">
      <w:pPr>
        <w:jc w:val="both"/>
        <w:rPr>
          <w:lang w:val="en-US"/>
        </w:rPr>
      </w:pPr>
    </w:p>
    <w:p w:rsidRPr="00F95562" w:rsidR="00980987" w:rsidRDefault="00980987" w14:paraId="5C9E4FCF" w14:textId="77777777">
      <w:pPr>
        <w:jc w:val="both"/>
        <w:rPr>
          <w:lang w:val="en-US"/>
        </w:rPr>
      </w:pPr>
    </w:p>
    <w:p w:rsidRPr="00F95562" w:rsidR="00980987" w:rsidRDefault="00980987" w14:paraId="40689243" w14:textId="77777777">
      <w:pPr>
        <w:jc w:val="both"/>
        <w:rPr>
          <w:lang w:val="en-US"/>
        </w:rPr>
      </w:pPr>
    </w:p>
    <w:p w:rsidRPr="00F95562" w:rsidR="00980987" w:rsidRDefault="00980987" w14:paraId="06BFFAEC" w14:textId="77777777">
      <w:pPr>
        <w:jc w:val="both"/>
        <w:rPr>
          <w:lang w:val="en-US"/>
        </w:rPr>
      </w:pPr>
    </w:p>
    <w:p w:rsidRPr="00F95562" w:rsidR="00980987" w:rsidRDefault="00980987" w14:paraId="0E09D667" w14:textId="77777777">
      <w:pPr>
        <w:jc w:val="both"/>
        <w:rPr>
          <w:lang w:val="en-US"/>
        </w:rPr>
      </w:pPr>
    </w:p>
    <w:p w:rsidRPr="00F95562" w:rsidR="00980987" w:rsidRDefault="00980987" w14:paraId="2A72D668" w14:textId="77777777">
      <w:pPr>
        <w:jc w:val="both"/>
        <w:rPr>
          <w:lang w:val="en-US"/>
        </w:rPr>
      </w:pPr>
    </w:p>
    <w:p w:rsidR="6600861E" w:rsidRDefault="6600861E" w14:paraId="22D4518D" w14:textId="69956C82">
      <w:r>
        <w:br w:type="page"/>
      </w:r>
    </w:p>
    <w:p w:rsidRPr="00F95562" w:rsidR="00980987" w:rsidRDefault="00533D11" w14:paraId="129814F9" w14:textId="77777777">
      <w:pPr>
        <w:jc w:val="both"/>
        <w:rPr>
          <w:lang w:val="en-US"/>
        </w:rPr>
      </w:pPr>
      <w:r w:rsidRPr="00F95562">
        <w:rPr>
          <w:lang w:val="en-US"/>
        </w:rPr>
        <w:t xml:space="preserve">APPENDIX 2: </w:t>
      </w:r>
    </w:p>
    <w:p w:rsidRPr="00F95562" w:rsidR="00980987" w:rsidRDefault="00980987" w14:paraId="6F6948FB" w14:textId="77777777">
      <w:pPr>
        <w:jc w:val="both"/>
        <w:rPr>
          <w:lang w:val="en-US"/>
        </w:rPr>
      </w:pPr>
    </w:p>
    <w:p w:rsidRPr="00F95562" w:rsidR="00980987" w:rsidRDefault="00980987" w14:paraId="3521ABB0" w14:textId="77777777">
      <w:pPr>
        <w:jc w:val="both"/>
        <w:rPr>
          <w:lang w:val="en-US"/>
        </w:rPr>
      </w:pPr>
    </w:p>
    <w:p w:rsidRPr="00F95562" w:rsidR="00980987" w:rsidP="6600861E" w:rsidRDefault="00980987" w14:paraId="05AB57A9" w14:textId="6764FC1B">
      <w:pPr>
        <w:spacing w:line="276" w:lineRule="auto"/>
        <w:jc w:val="center"/>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1"/>
          <w:bCs w:val="1"/>
          <w:i w:val="0"/>
          <w:iCs w:val="0"/>
          <w:caps w:val="0"/>
          <w:smallCaps w:val="0"/>
          <w:noProof w:val="0"/>
          <w:color w:val="000000" w:themeColor="text1" w:themeTint="FF" w:themeShade="FF"/>
          <w:sz w:val="22"/>
          <w:szCs w:val="22"/>
          <w:lang w:val="es"/>
        </w:rPr>
        <w:t>A Standard protocol for describing social networks</w:t>
      </w:r>
    </w:p>
    <w:p w:rsidRPr="00F95562" w:rsidR="00980987" w:rsidP="6600861E" w:rsidRDefault="00980987" w14:paraId="18BC083E" w14:textId="020D777C">
      <w:pPr>
        <w:spacing w:line="276" w:lineRule="auto"/>
        <w:jc w:val="center"/>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24C75259" w14:textId="60EDCAAF">
      <w:pPr>
        <w:spacing w:line="276" w:lineRule="auto"/>
        <w:jc w:val="center"/>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1"/>
          <w:bCs w:val="1"/>
          <w:i w:val="0"/>
          <w:iCs w:val="0"/>
          <w:caps w:val="0"/>
          <w:smallCaps w:val="0"/>
          <w:noProof w:val="0"/>
          <w:color w:val="000000" w:themeColor="text1" w:themeTint="FF" w:themeShade="FF"/>
          <w:sz w:val="22"/>
          <w:szCs w:val="22"/>
          <w:lang w:val="es"/>
        </w:rPr>
        <w:t>Protocol description</w:t>
      </w:r>
    </w:p>
    <w:p w:rsidRPr="00F95562" w:rsidR="00980987" w:rsidP="6600861E" w:rsidRDefault="00980987" w14:paraId="59ECADDB" w14:textId="69C47274">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2EB6AB21" w14:textId="7F04805F">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17447EF9" w14:textId="5749E2DD">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1"/>
          <w:bCs w:val="1"/>
          <w:i w:val="0"/>
          <w:iCs w:val="0"/>
          <w:caps w:val="0"/>
          <w:smallCaps w:val="0"/>
          <w:noProof w:val="0"/>
          <w:color w:val="000000" w:themeColor="text1" w:themeTint="FF" w:themeShade="FF"/>
          <w:sz w:val="22"/>
          <w:szCs w:val="22"/>
          <w:lang w:val="es"/>
        </w:rPr>
        <w:t>Aim of the protocol</w:t>
      </w:r>
    </w:p>
    <w:p w:rsidRPr="00F95562" w:rsidR="00980987" w:rsidP="6600861E" w:rsidRDefault="00980987" w14:paraId="52211AB4" w14:textId="1906D65C">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The aim of the protocol is to provide researchers working with social networks data a standard template to describe their networks. The protocol has been designed to foster consistency, comparability and transparency in network research. This document should be used in conjunction with the protocol. It provides a description of all the fields in the protocol and how they should be filled.</w:t>
      </w:r>
    </w:p>
    <w:p w:rsidRPr="00F95562" w:rsidR="00980987" w:rsidP="6600861E" w:rsidRDefault="00980987" w14:paraId="3373CCF0" w14:textId="3507BFFF">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574AAB72" w14:textId="4751DF04">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1"/>
          <w:bCs w:val="1"/>
          <w:i w:val="0"/>
          <w:iCs w:val="0"/>
          <w:caps w:val="0"/>
          <w:smallCaps w:val="0"/>
          <w:noProof w:val="0"/>
          <w:color w:val="000000" w:themeColor="text1" w:themeTint="FF" w:themeShade="FF"/>
          <w:sz w:val="22"/>
          <w:szCs w:val="22"/>
          <w:lang w:val="es"/>
        </w:rPr>
        <w:t>The structure of the protocol:</w:t>
      </w:r>
    </w:p>
    <w:p w:rsidRPr="00F95562" w:rsidR="00980987" w:rsidP="6600861E" w:rsidRDefault="00980987" w14:paraId="70E51EC1" w14:textId="2301EF6B">
      <w:pPr>
        <w:spacing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 xml:space="preserve"> </w:t>
      </w:r>
    </w:p>
    <w:p w:rsidRPr="00F95562" w:rsidR="00980987" w:rsidP="6600861E" w:rsidRDefault="00980987" w14:paraId="3CE83CFA" w14:textId="5BB110E5">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 xml:space="preserve">The protocol is divided in five main sections: Overview, Data Collection, Nodes, Ties and Statistics. The </w:t>
      </w:r>
      <w:r w:rsidRPr="6600861E" w:rsidR="340612EE">
        <w:rPr>
          <w:rFonts w:ascii="Arial" w:hAnsi="Arial" w:eastAsia="Arial" w:cs="Arial"/>
          <w:b w:val="0"/>
          <w:bCs w:val="0"/>
          <w:i w:val="1"/>
          <w:iCs w:val="1"/>
          <w:caps w:val="0"/>
          <w:smallCaps w:val="0"/>
          <w:noProof w:val="0"/>
          <w:color w:val="000000" w:themeColor="text1" w:themeTint="FF" w:themeShade="FF"/>
          <w:sz w:val="22"/>
          <w:szCs w:val="22"/>
          <w:lang w:val="es"/>
        </w:rPr>
        <w:t>Overview</w:t>
      </w: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 xml:space="preserve"> section gathers information regarding the key characteristics of the network, such as the network data type, the existence and number of relationships or waves, the date and geographic location of the network. The </w:t>
      </w:r>
      <w:r w:rsidRPr="6600861E" w:rsidR="340612EE">
        <w:rPr>
          <w:rFonts w:ascii="Arial" w:hAnsi="Arial" w:eastAsia="Arial" w:cs="Arial"/>
          <w:b w:val="0"/>
          <w:bCs w:val="0"/>
          <w:i w:val="1"/>
          <w:iCs w:val="1"/>
          <w:caps w:val="0"/>
          <w:smallCaps w:val="0"/>
          <w:noProof w:val="0"/>
          <w:color w:val="000000" w:themeColor="text1" w:themeTint="FF" w:themeShade="FF"/>
          <w:sz w:val="22"/>
          <w:szCs w:val="22"/>
          <w:lang w:val="es"/>
        </w:rPr>
        <w:t>Data Collection</w:t>
      </w: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 xml:space="preserve"> section contains more specific information about the source of the data and the methods used to collect the network data. The sections on </w:t>
      </w:r>
      <w:r w:rsidRPr="6600861E" w:rsidR="340612EE">
        <w:rPr>
          <w:rFonts w:ascii="Arial" w:hAnsi="Arial" w:eastAsia="Arial" w:cs="Arial"/>
          <w:b w:val="0"/>
          <w:bCs w:val="0"/>
          <w:i w:val="1"/>
          <w:iCs w:val="1"/>
          <w:caps w:val="0"/>
          <w:smallCaps w:val="0"/>
          <w:noProof w:val="0"/>
          <w:color w:val="000000" w:themeColor="text1" w:themeTint="FF" w:themeShade="FF"/>
          <w:sz w:val="22"/>
          <w:szCs w:val="22"/>
          <w:lang w:val="es"/>
        </w:rPr>
        <w:t>Nodes</w:t>
      </w: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 xml:space="preserve"> and </w:t>
      </w:r>
      <w:r w:rsidRPr="6600861E" w:rsidR="340612EE">
        <w:rPr>
          <w:rFonts w:ascii="Arial" w:hAnsi="Arial" w:eastAsia="Arial" w:cs="Arial"/>
          <w:b w:val="0"/>
          <w:bCs w:val="0"/>
          <w:i w:val="1"/>
          <w:iCs w:val="1"/>
          <w:caps w:val="0"/>
          <w:smallCaps w:val="0"/>
          <w:noProof w:val="0"/>
          <w:color w:val="000000" w:themeColor="text1" w:themeTint="FF" w:themeShade="FF"/>
          <w:sz w:val="22"/>
          <w:szCs w:val="22"/>
          <w:lang w:val="es"/>
        </w:rPr>
        <w:t>Ties</w:t>
      </w: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 xml:space="preserve"> focus on these two key components of networks, while the </w:t>
      </w:r>
      <w:r w:rsidRPr="6600861E" w:rsidR="340612EE">
        <w:rPr>
          <w:rFonts w:ascii="Arial" w:hAnsi="Arial" w:eastAsia="Arial" w:cs="Arial"/>
          <w:b w:val="0"/>
          <w:bCs w:val="0"/>
          <w:i w:val="1"/>
          <w:iCs w:val="1"/>
          <w:caps w:val="0"/>
          <w:smallCaps w:val="0"/>
          <w:noProof w:val="0"/>
          <w:color w:val="000000" w:themeColor="text1" w:themeTint="FF" w:themeShade="FF"/>
          <w:sz w:val="22"/>
          <w:szCs w:val="22"/>
          <w:lang w:val="es"/>
        </w:rPr>
        <w:t>Statistics</w:t>
      </w: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 xml:space="preserve"> section contains network measures commonly used to characterize empirical networks.</w:t>
      </w:r>
    </w:p>
    <w:p w:rsidRPr="00F95562" w:rsidR="00980987" w:rsidP="6600861E" w:rsidRDefault="00980987" w14:paraId="7D9FF465" w14:textId="6CD4D06A">
      <w:pPr>
        <w:spacing w:line="24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663C87EB" w14:textId="097D6215">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The protocol is designed to be applicable to cross sectional, longitudinal, univariate, multivariate, one-mode and two mode networks. Not all fields should be completed for all types of networks. The protocol is intended to be filled sequentially as the answers to later questions depend on earlier questions. With information at hand, it should take no more than 20-30 min to fill it completely. The completed version of the protocol could then be included as an appendix to an article to present the network at a glance. In what follows we describe the logic behind each of the sections along with the details of the fields included in each.</w:t>
      </w:r>
    </w:p>
    <w:p w:rsidRPr="00F95562" w:rsidR="00980987" w:rsidP="6600861E" w:rsidRDefault="00980987" w14:paraId="15E7550E" w14:textId="57553C6E">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694FA3A3" w14:textId="0A1A9ECC">
      <w:pPr>
        <w:pStyle w:val="ListParagraph"/>
        <w:numPr>
          <w:ilvl w:val="0"/>
          <w:numId w:val="2"/>
        </w:num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1"/>
          <w:bCs w:val="1"/>
          <w:i w:val="0"/>
          <w:iCs w:val="0"/>
          <w:caps w:val="0"/>
          <w:smallCaps w:val="0"/>
          <w:noProof w:val="0"/>
          <w:color w:val="000000" w:themeColor="text1" w:themeTint="FF" w:themeShade="FF"/>
          <w:sz w:val="22"/>
          <w:szCs w:val="22"/>
          <w:lang w:val="es"/>
        </w:rPr>
        <w:t>OVERVIEW:</w:t>
      </w:r>
    </w:p>
    <w:p w:rsidRPr="00F95562" w:rsidR="00980987" w:rsidP="6600861E" w:rsidRDefault="00980987" w14:paraId="18C15365" w14:textId="6E0F42AC">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7070A099" w14:textId="0D8D0B26">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The purpose of the Overview section is to provide a quick summary of the most important information about the network. After reading the overview a reader should have a clear idea of the networks´ content, type, shape and complexity. Based on the overview, a reader should be able to establish whether the described network data is relevant to their own research, and the kind of context or data structure that the network represents. The overview consists of eight elements: Description of the network, Network data type, Mode, Number of waves, Number of relationships, Date, Geographic Location and Associated publication.</w:t>
      </w:r>
    </w:p>
    <w:p w:rsidRPr="00F95562" w:rsidR="00980987" w:rsidP="6600861E" w:rsidRDefault="00980987" w14:paraId="51291283" w14:textId="5E3E9B33">
      <w:pPr>
        <w:spacing w:line="276" w:lineRule="auto"/>
        <w:rPr>
          <w:rFonts w:ascii="Arial" w:hAnsi="Arial" w:eastAsia="Arial" w:cs="Arial"/>
          <w:b w:val="0"/>
          <w:bCs w:val="0"/>
          <w:i w:val="0"/>
          <w:iCs w:val="0"/>
          <w:caps w:val="0"/>
          <w:smallCaps w:val="0"/>
          <w:noProof w:val="0"/>
          <w:color w:val="FF0000"/>
          <w:sz w:val="22"/>
          <w:szCs w:val="22"/>
          <w:lang w:val="en-US"/>
        </w:rPr>
      </w:pPr>
    </w:p>
    <w:p w:rsidRPr="00F95562" w:rsidR="00980987" w:rsidP="6600861E" w:rsidRDefault="00980987" w14:paraId="3F3993B6" w14:textId="3788CD3F">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294FB19D" w14:textId="2F87AB53">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1"/>
          <w:bCs w:val="1"/>
          <w:i w:val="0"/>
          <w:iCs w:val="0"/>
          <w:caps w:val="0"/>
          <w:smallCaps w:val="0"/>
          <w:noProof w:val="0"/>
          <w:color w:val="000000" w:themeColor="text1" w:themeTint="FF" w:themeShade="FF"/>
          <w:sz w:val="22"/>
          <w:szCs w:val="22"/>
          <w:lang w:val="es"/>
        </w:rPr>
        <w:t>1.1 Description of the network</w:t>
      </w:r>
    </w:p>
    <w:p w:rsidRPr="00F95562" w:rsidR="00980987" w:rsidP="6600861E" w:rsidRDefault="00980987" w14:paraId="5CC6F2A8" w14:textId="4E13A3B0">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1AD1C3B3" w14:textId="5A7E4FC3">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 xml:space="preserve">The description of the network is a </w:t>
      </w:r>
      <w:r w:rsidRPr="6600861E" w:rsidR="340612EE">
        <w:rPr>
          <w:rFonts w:ascii="Arial" w:hAnsi="Arial" w:eastAsia="Arial" w:cs="Arial"/>
          <w:b w:val="0"/>
          <w:bCs w:val="0"/>
          <w:i w:val="1"/>
          <w:iCs w:val="1"/>
          <w:caps w:val="0"/>
          <w:smallCaps w:val="0"/>
          <w:noProof w:val="0"/>
          <w:color w:val="000000" w:themeColor="text1" w:themeTint="FF" w:themeShade="FF"/>
          <w:sz w:val="22"/>
          <w:szCs w:val="22"/>
          <w:lang w:val="es"/>
        </w:rPr>
        <w:t xml:space="preserve">one line, concise and specific description of the network. </w:t>
      </w: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 xml:space="preserve">The description is presented at first so that the reader can grasp the key features of the network. It is often difficult to find concise and specific descriptions of networks in empirical articles as they are usually general or long and are combined with other contextual or article-dependent information. </w:t>
      </w:r>
    </w:p>
    <w:p w:rsidRPr="00F95562" w:rsidR="00980987" w:rsidP="6600861E" w:rsidRDefault="00980987" w14:paraId="37C79385" w14:textId="40FF82B0">
      <w:pPr>
        <w:spacing w:line="360" w:lineRule="auto"/>
        <w:ind w:firstLine="72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 xml:space="preserve">An example of a description is </w:t>
      </w:r>
      <w:r w:rsidRPr="6600861E" w:rsidR="340612EE">
        <w:rPr>
          <w:rFonts w:ascii="Arial" w:hAnsi="Arial" w:eastAsia="Arial" w:cs="Arial"/>
          <w:b w:val="0"/>
          <w:bCs w:val="0"/>
          <w:i w:val="1"/>
          <w:iCs w:val="1"/>
          <w:caps w:val="0"/>
          <w:smallCaps w:val="0"/>
          <w:noProof w:val="0"/>
          <w:color w:val="000000" w:themeColor="text1" w:themeTint="FF" w:themeShade="FF"/>
          <w:sz w:val="22"/>
          <w:szCs w:val="22"/>
          <w:lang w:val="es"/>
        </w:rPr>
        <w:t>“A network of advice and friendship among academics in a large university in Italy”</w:t>
      </w:r>
    </w:p>
    <w:p w:rsidRPr="00F95562" w:rsidR="00980987" w:rsidP="6600861E" w:rsidRDefault="00980987" w14:paraId="06F78551" w14:textId="007986EB">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60F0DBBE" w14:textId="74BB3E52">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1"/>
          <w:bCs w:val="1"/>
          <w:i w:val="0"/>
          <w:iCs w:val="0"/>
          <w:caps w:val="0"/>
          <w:smallCaps w:val="0"/>
          <w:noProof w:val="0"/>
          <w:color w:val="000000" w:themeColor="text1" w:themeTint="FF" w:themeShade="FF"/>
          <w:sz w:val="22"/>
          <w:szCs w:val="22"/>
          <w:lang w:val="es"/>
        </w:rPr>
        <w:t>1.2 Network data type</w:t>
      </w:r>
    </w:p>
    <w:p w:rsidRPr="00F95562" w:rsidR="00980987" w:rsidP="6600861E" w:rsidRDefault="00980987" w14:paraId="79A33AC6" w14:textId="4CA84D31">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493DA7CB" w14:textId="58BA94B4">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1"/>
          <w:iCs w:val="1"/>
          <w:caps w:val="0"/>
          <w:smallCaps w:val="0"/>
          <w:noProof w:val="0"/>
          <w:color w:val="000000" w:themeColor="text1" w:themeTint="FF" w:themeShade="FF"/>
          <w:sz w:val="22"/>
          <w:szCs w:val="22"/>
          <w:lang w:val="es"/>
        </w:rPr>
        <w:t>Two fields with a one word description of the type of network data being described</w:t>
      </w: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 xml:space="preserve">. For the sake of simplicity we ask authors to use one option from each of these two categories: </w:t>
      </w:r>
    </w:p>
    <w:p w:rsidRPr="00F95562" w:rsidR="00980987" w:rsidP="6600861E" w:rsidRDefault="00980987" w14:paraId="2C4AC310" w14:textId="494AE6E0">
      <w:pPr>
        <w:pStyle w:val="ListParagraph"/>
        <w:numPr>
          <w:ilvl w:val="0"/>
          <w:numId w:val="3"/>
        </w:num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Either Cross-sectional (one time point) or Longitudinal (multiple time points)</w:t>
      </w:r>
    </w:p>
    <w:p w:rsidRPr="00F95562" w:rsidR="00980987" w:rsidP="6600861E" w:rsidRDefault="00980987" w14:paraId="3176B651" w14:textId="7D7FAA56">
      <w:pPr>
        <w:spacing w:line="360" w:lineRule="auto"/>
        <w:ind w:left="144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and</w:t>
      </w:r>
    </w:p>
    <w:p w:rsidRPr="00F95562" w:rsidR="00980987" w:rsidP="6600861E" w:rsidRDefault="00980987" w14:paraId="49F06516" w14:textId="11BB7A24">
      <w:pPr>
        <w:pStyle w:val="ListParagraph"/>
        <w:numPr>
          <w:ilvl w:val="0"/>
          <w:numId w:val="3"/>
        </w:num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Either Univariate (one relationship) or Multivariate (multiple relationships)</w:t>
      </w:r>
    </w:p>
    <w:p w:rsidRPr="00F95562" w:rsidR="00980987" w:rsidP="6600861E" w:rsidRDefault="00980987" w14:paraId="0F2F8E58" w14:textId="31A25B4E">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5E6362EB" w14:textId="4C5EB39B">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The protocol does not yet enable registering multi-level (or multi-layer) networks. An example of a response to this field can be as simple as “Cross-sectional”  “Univariate”</w:t>
      </w:r>
    </w:p>
    <w:p w:rsidRPr="00F95562" w:rsidR="00980987" w:rsidP="6600861E" w:rsidRDefault="00980987" w14:paraId="45E44E6E" w14:textId="7A2D09D9">
      <w:pPr>
        <w:spacing w:line="360" w:lineRule="auto"/>
        <w:jc w:val="both"/>
        <w:rPr>
          <w:rFonts w:ascii="Arial" w:hAnsi="Arial" w:eastAsia="Arial" w:cs="Arial"/>
          <w:b w:val="0"/>
          <w:bCs w:val="0"/>
          <w:i w:val="0"/>
          <w:iCs w:val="0"/>
          <w:caps w:val="0"/>
          <w:smallCaps w:val="0"/>
          <w:noProof w:val="0"/>
          <w:color w:val="FF0000"/>
          <w:sz w:val="22"/>
          <w:szCs w:val="22"/>
          <w:lang w:val="en-US"/>
        </w:rPr>
      </w:pPr>
    </w:p>
    <w:p w:rsidRPr="00F95562" w:rsidR="00980987" w:rsidP="6600861E" w:rsidRDefault="00980987" w14:paraId="21CB3E22" w14:textId="7EF8415E">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1"/>
          <w:bCs w:val="1"/>
          <w:i w:val="0"/>
          <w:iCs w:val="0"/>
          <w:caps w:val="0"/>
          <w:smallCaps w:val="0"/>
          <w:noProof w:val="0"/>
          <w:color w:val="000000" w:themeColor="text1" w:themeTint="FF" w:themeShade="FF"/>
          <w:sz w:val="22"/>
          <w:szCs w:val="22"/>
          <w:lang w:val="es"/>
        </w:rPr>
        <w:t>1.3 Mode</w:t>
      </w:r>
    </w:p>
    <w:p w:rsidRPr="00F95562" w:rsidR="00980987" w:rsidP="6600861E" w:rsidRDefault="00980987" w14:paraId="1293B3E4" w14:textId="2CDB2307">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2051DBCF" w14:textId="4A32DB67">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1"/>
          <w:iCs w:val="1"/>
          <w:caps w:val="0"/>
          <w:smallCaps w:val="0"/>
          <w:noProof w:val="0"/>
          <w:color w:val="000000" w:themeColor="text1" w:themeTint="FF" w:themeShade="FF"/>
          <w:sz w:val="22"/>
          <w:szCs w:val="22"/>
          <w:lang w:val="es"/>
        </w:rPr>
        <w:t>A one word specification of the mode of the network data being described</w:t>
      </w: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 Two categories are possible here: One-mode or Two-mode. A one mode network is a network in which ties occur between a single type of social actors (e.g., individuals). A two-mode network is a network in which ties occur between two types of social actors (e.g., individuals and events).</w:t>
      </w:r>
    </w:p>
    <w:p w:rsidRPr="00F95562" w:rsidR="00980987" w:rsidP="6600861E" w:rsidRDefault="00980987" w14:paraId="57DB1E4F" w14:textId="20DD100D">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63299829" w14:textId="1EF816A2">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1"/>
          <w:bCs w:val="1"/>
          <w:i w:val="0"/>
          <w:iCs w:val="0"/>
          <w:caps w:val="0"/>
          <w:smallCaps w:val="0"/>
          <w:noProof w:val="0"/>
          <w:color w:val="000000" w:themeColor="text1" w:themeTint="FF" w:themeShade="FF"/>
          <w:sz w:val="22"/>
          <w:szCs w:val="22"/>
          <w:lang w:val="es"/>
        </w:rPr>
        <w:t xml:space="preserve">1.4 Number of waves </w:t>
      </w: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(longitudinal data only)</w:t>
      </w:r>
    </w:p>
    <w:p w:rsidRPr="00F95562" w:rsidR="00980987" w:rsidP="6600861E" w:rsidRDefault="00980987" w14:paraId="425B5EE5" w14:textId="6A900B5D">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6B629500" w14:textId="0736D896">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1"/>
          <w:iCs w:val="1"/>
          <w:caps w:val="0"/>
          <w:smallCaps w:val="0"/>
          <w:noProof w:val="0"/>
          <w:color w:val="000000" w:themeColor="text1" w:themeTint="FF" w:themeShade="FF"/>
          <w:sz w:val="22"/>
          <w:szCs w:val="22"/>
          <w:lang w:val="es"/>
        </w:rPr>
        <w:t>A number indicating the number of waves in the network data.</w:t>
      </w: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 xml:space="preserve"> The number of waves captures the number of distinct instances when network data among the same set of social actors has been collected. For cross-sectional networks, the number of waves is 1. For longitudinal networks, the number of waves starts at 2. The number of waves is distinct from the number relationships (e.g, communication, exchange, etc…) which is stated next. A network can have both multiple waves and relationships.</w:t>
      </w:r>
    </w:p>
    <w:p w:rsidRPr="00F95562" w:rsidR="00980987" w:rsidP="6600861E" w:rsidRDefault="00980987" w14:paraId="040A4E74" w14:textId="779FB899">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6405E6B1" w14:textId="7C136EAC">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1"/>
          <w:bCs w:val="1"/>
          <w:i w:val="0"/>
          <w:iCs w:val="0"/>
          <w:caps w:val="0"/>
          <w:smallCaps w:val="0"/>
          <w:noProof w:val="0"/>
          <w:color w:val="000000" w:themeColor="text1" w:themeTint="FF" w:themeShade="FF"/>
          <w:sz w:val="22"/>
          <w:szCs w:val="22"/>
          <w:lang w:val="es"/>
        </w:rPr>
        <w:t xml:space="preserve">1.5 Number of relationships </w:t>
      </w: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(Multivariate data only)</w:t>
      </w:r>
    </w:p>
    <w:p w:rsidRPr="00F95562" w:rsidR="00980987" w:rsidP="6600861E" w:rsidRDefault="00980987" w14:paraId="4F7D0673" w14:textId="76783461">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05415DFC" w14:textId="5B9C17B9">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1"/>
          <w:iCs w:val="1"/>
          <w:caps w:val="0"/>
          <w:smallCaps w:val="0"/>
          <w:noProof w:val="0"/>
          <w:color w:val="000000" w:themeColor="text1" w:themeTint="FF" w:themeShade="FF"/>
          <w:sz w:val="22"/>
          <w:szCs w:val="22"/>
          <w:lang w:val="es"/>
        </w:rPr>
        <w:t>A number indicating how many different types of relationships are described in the network data.</w:t>
      </w: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 xml:space="preserve"> Each network is composed of only one type of relationship (e.g., advice or  communication). However, researchers can collect multiple types of relationships from the same group of social actors. In this case researchers are capturing multivariate network data. </w:t>
      </w:r>
    </w:p>
    <w:p w:rsidRPr="00F95562" w:rsidR="00980987" w:rsidP="6600861E" w:rsidRDefault="00980987" w14:paraId="6D390E04" w14:textId="5BAD4CB3">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4CA2D7BD" w14:textId="625853E9">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1"/>
          <w:bCs w:val="1"/>
          <w:i w:val="0"/>
          <w:iCs w:val="0"/>
          <w:caps w:val="0"/>
          <w:smallCaps w:val="0"/>
          <w:noProof w:val="0"/>
          <w:color w:val="000000" w:themeColor="text1" w:themeTint="FF" w:themeShade="FF"/>
          <w:sz w:val="22"/>
          <w:szCs w:val="22"/>
          <w:lang w:val="es"/>
        </w:rPr>
        <w:t>1.6 Date</w:t>
      </w:r>
    </w:p>
    <w:p w:rsidRPr="00F95562" w:rsidR="00980987" w:rsidP="6600861E" w:rsidRDefault="00980987" w14:paraId="62EFC29A" w14:textId="49A19FA8">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45E38CBB" w14:textId="6F9405D6">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1"/>
          <w:iCs w:val="1"/>
          <w:caps w:val="0"/>
          <w:smallCaps w:val="0"/>
          <w:noProof w:val="0"/>
          <w:color w:val="000000" w:themeColor="text1" w:themeTint="FF" w:themeShade="FF"/>
          <w:sz w:val="22"/>
          <w:szCs w:val="22"/>
          <w:lang w:val="es"/>
        </w:rPr>
        <w:t>Three fields with the specific time-span to which the data corresponds.</w:t>
      </w: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 xml:space="preserve"> Initial and final complete dates are needed, as well as times between waves, if applicable.</w:t>
      </w:r>
      <w:r w:rsidRPr="6600861E" w:rsidR="340612EE">
        <w:rPr>
          <w:rFonts w:ascii="Arial" w:hAnsi="Arial" w:eastAsia="Arial" w:cs="Arial"/>
          <w:b w:val="0"/>
          <w:bCs w:val="0"/>
          <w:i w:val="1"/>
          <w:iCs w:val="1"/>
          <w:caps w:val="0"/>
          <w:smallCaps w:val="0"/>
          <w:noProof w:val="0"/>
          <w:color w:val="000000" w:themeColor="text1" w:themeTint="FF" w:themeShade="FF"/>
          <w:sz w:val="22"/>
          <w:szCs w:val="22"/>
          <w:lang w:val="es"/>
        </w:rPr>
        <w:t xml:space="preserve"> </w:t>
      </w: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 xml:space="preserve">For archival data this might be the date that the data refers to, along with the date of retrieval, if relevant. For example, data might have been gathered from newspaper articles published between 2011-2012 but retrieved in 2020 (i.e. 2011-2012 (retrieved 2020)). For non-archival data this should be the date(s) of data collection. Note that if data is longitudinal the date for each wave, or the times between waves, should be specified. Information about the date is important in order to place network information into a particular time frame (e.g the 2000´s), in relation to particular events (e.g., covid emergency) or to analyze differences between waves (e.g., March or June). For instance, a network of friendships between adolescents can be expected to be very different in the 90´s than in an era of social networks platforms as facebook in the context of the quarantine´s posed by the covid pandemic, or in the middle of the academic year instead of during the summer break. </w:t>
      </w:r>
    </w:p>
    <w:p w:rsidRPr="00F95562" w:rsidR="00980987" w:rsidP="6600861E" w:rsidRDefault="00980987" w14:paraId="48A8D76A" w14:textId="36DE46D1">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66C80B09" w14:textId="18C2965E">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1"/>
          <w:bCs w:val="1"/>
          <w:i w:val="0"/>
          <w:iCs w:val="0"/>
          <w:caps w:val="0"/>
          <w:smallCaps w:val="0"/>
          <w:noProof w:val="0"/>
          <w:color w:val="000000" w:themeColor="text1" w:themeTint="FF" w:themeShade="FF"/>
          <w:sz w:val="22"/>
          <w:szCs w:val="22"/>
          <w:lang w:val="es"/>
        </w:rPr>
        <w:t>1.7 Geographic location</w:t>
      </w:r>
    </w:p>
    <w:p w:rsidRPr="00F95562" w:rsidR="00980987" w:rsidP="6600861E" w:rsidRDefault="00980987" w14:paraId="2247E49F" w14:textId="380E232B">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3A49BBBA" w14:textId="525AF9DE">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 xml:space="preserve">Similarly, the geographic location is </w:t>
      </w:r>
      <w:r w:rsidRPr="6600861E" w:rsidR="340612EE">
        <w:rPr>
          <w:rFonts w:ascii="Arial" w:hAnsi="Arial" w:eastAsia="Arial" w:cs="Arial"/>
          <w:b w:val="0"/>
          <w:bCs w:val="0"/>
          <w:i w:val="1"/>
          <w:iCs w:val="1"/>
          <w:caps w:val="0"/>
          <w:smallCaps w:val="0"/>
          <w:noProof w:val="0"/>
          <w:color w:val="000000" w:themeColor="text1" w:themeTint="FF" w:themeShade="FF"/>
          <w:sz w:val="22"/>
          <w:szCs w:val="22"/>
          <w:lang w:val="es"/>
        </w:rPr>
        <w:t xml:space="preserve">an indication of the  country, region and city (depending on each case) to which the data corresponds. </w:t>
      </w: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As in the date, being able to place a network in a particular geographic context facilitates comparative analysis between networks. For instance, one might expect differences between a network of business contacts in the United States vs China.</w:t>
      </w:r>
    </w:p>
    <w:p w:rsidRPr="00F95562" w:rsidR="00980987" w:rsidP="6600861E" w:rsidRDefault="00980987" w14:paraId="3428EC20" w14:textId="2FF7535D">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06D1358A" w14:textId="6DCC7A9D">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1"/>
          <w:bCs w:val="1"/>
          <w:i w:val="0"/>
          <w:iCs w:val="0"/>
          <w:caps w:val="0"/>
          <w:smallCaps w:val="0"/>
          <w:noProof w:val="0"/>
          <w:color w:val="000000" w:themeColor="text1" w:themeTint="FF" w:themeShade="FF"/>
          <w:sz w:val="22"/>
          <w:szCs w:val="22"/>
          <w:lang w:val="es"/>
        </w:rPr>
        <w:t>1.8 Associated publication</w:t>
      </w:r>
    </w:p>
    <w:p w:rsidRPr="00F95562" w:rsidR="00980987" w:rsidP="6600861E" w:rsidRDefault="00980987" w14:paraId="09309447" w14:textId="595055EC">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0BF49658" w14:textId="5C4FBD22">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 xml:space="preserve">This field is intended to hold the DOI of the main publication associated with the data. While this information might not be available to the author at the moment of filling the protocol. This can be updated later after publication. This should allow authors to relate the data to its original source, which is often not possible in some articles. This information along with the data DOI (described later) should allow readers to unequivocally find the origin of any network data. </w:t>
      </w:r>
    </w:p>
    <w:p w:rsidRPr="00F95562" w:rsidR="00980987" w:rsidP="6600861E" w:rsidRDefault="00980987" w14:paraId="185BDBEF" w14:textId="6F030BB0">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5D627F24" w14:textId="7BB13C5A">
      <w:pPr>
        <w:pStyle w:val="ListParagraph"/>
        <w:numPr>
          <w:ilvl w:val="0"/>
          <w:numId w:val="2"/>
        </w:num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1"/>
          <w:bCs w:val="1"/>
          <w:i w:val="0"/>
          <w:iCs w:val="0"/>
          <w:caps w:val="0"/>
          <w:smallCaps w:val="0"/>
          <w:noProof w:val="0"/>
          <w:color w:val="000000" w:themeColor="text1" w:themeTint="FF" w:themeShade="FF"/>
          <w:sz w:val="22"/>
          <w:szCs w:val="22"/>
          <w:lang w:val="es"/>
        </w:rPr>
        <w:t xml:space="preserve">DATA COLLECTION </w:t>
      </w:r>
    </w:p>
    <w:p w:rsidRPr="00F95562" w:rsidR="00980987" w:rsidP="6600861E" w:rsidRDefault="00980987" w14:paraId="46AA100A" w14:textId="3EDF6493">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3BD49248" w14:textId="782E8E40">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 xml:space="preserve">The purpose of this section is to provide relevant information about the source of the data and the data collection process.  After reading the data collection section a reader should be able to establish, among others, whether the network data comes from existing sources or if it was collected by the authors. This section consists of three elements: Source of data, Details about the source of data, and Data collection methods. </w:t>
      </w:r>
    </w:p>
    <w:p w:rsidRPr="00F95562" w:rsidR="00980987" w:rsidP="6600861E" w:rsidRDefault="00980987" w14:paraId="15375AE3" w14:textId="0446E40B">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1C49A8D0" w14:textId="3964F464">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1"/>
          <w:bCs w:val="1"/>
          <w:i w:val="0"/>
          <w:iCs w:val="0"/>
          <w:caps w:val="0"/>
          <w:smallCaps w:val="0"/>
          <w:noProof w:val="0"/>
          <w:color w:val="000000" w:themeColor="text1" w:themeTint="FF" w:themeShade="FF"/>
          <w:sz w:val="22"/>
          <w:szCs w:val="22"/>
          <w:lang w:val="es"/>
        </w:rPr>
        <w:t>2.1 Source of data</w:t>
      </w:r>
    </w:p>
    <w:p w:rsidRPr="00F95562" w:rsidR="00980987" w:rsidP="6600861E" w:rsidRDefault="00980987" w14:paraId="72468D50" w14:textId="74D83C18">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63C08B0D" w14:textId="45AD6176">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1"/>
          <w:iCs w:val="1"/>
          <w:caps w:val="0"/>
          <w:smallCaps w:val="0"/>
          <w:noProof w:val="0"/>
          <w:color w:val="000000" w:themeColor="text1" w:themeTint="FF" w:themeShade="FF"/>
          <w:sz w:val="22"/>
          <w:szCs w:val="22"/>
          <w:lang w:val="es"/>
        </w:rPr>
        <w:t xml:space="preserve">A one (maximum two) word reference indicating what is the source of the data. </w:t>
      </w: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 xml:space="preserve">For example, archival records, a survey, a database, etc. We encourage authors to be as specific as possible here. For instance, it is not the same to obtain information about interactions between individuals from email records than from a survey. </w:t>
      </w:r>
    </w:p>
    <w:p w:rsidRPr="00F95562" w:rsidR="00980987" w:rsidP="6600861E" w:rsidRDefault="00980987" w14:paraId="47F90B56" w14:textId="77959BA4">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243106D1" w14:textId="22913086">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1"/>
          <w:bCs w:val="1"/>
          <w:i w:val="0"/>
          <w:iCs w:val="0"/>
          <w:caps w:val="0"/>
          <w:smallCaps w:val="0"/>
          <w:noProof w:val="0"/>
          <w:color w:val="000000" w:themeColor="text1" w:themeTint="FF" w:themeShade="FF"/>
          <w:sz w:val="22"/>
          <w:szCs w:val="22"/>
          <w:lang w:val="es"/>
        </w:rPr>
        <w:t xml:space="preserve">2.2 Details about the source of the data </w:t>
      </w:r>
    </w:p>
    <w:p w:rsidRPr="00F95562" w:rsidR="00980987" w:rsidP="6600861E" w:rsidRDefault="00980987" w14:paraId="4E1287E5" w14:textId="4E68B203">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49FDC268" w14:textId="6A8A8426">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1"/>
          <w:iCs w:val="1"/>
          <w:caps w:val="0"/>
          <w:smallCaps w:val="0"/>
          <w:noProof w:val="0"/>
          <w:color w:val="000000" w:themeColor="text1" w:themeTint="FF" w:themeShade="FF"/>
          <w:sz w:val="22"/>
          <w:szCs w:val="22"/>
          <w:lang w:val="es"/>
        </w:rPr>
        <w:t xml:space="preserve">A group of statements indicating any relevant details about the source of the data. </w:t>
      </w: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This might include: details about archival data, details about data being associated with a larger research project or an established survey (e.g., GSS) and details about the sample or its context, among others. Information about the source of the data can include the name, purpose or scope of a larger survey, or archival repository from which the data were extracted or particular characteristics of the company where a survey was applied, among others.</w:t>
      </w:r>
    </w:p>
    <w:p w:rsidRPr="00F95562" w:rsidR="00980987" w:rsidP="6600861E" w:rsidRDefault="00980987" w14:paraId="64C63CCF" w14:textId="6AC941F2">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05139E21" w14:textId="7E33404D">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1"/>
          <w:bCs w:val="1"/>
          <w:i w:val="0"/>
          <w:iCs w:val="0"/>
          <w:caps w:val="0"/>
          <w:smallCaps w:val="0"/>
          <w:noProof w:val="0"/>
          <w:color w:val="000000" w:themeColor="text1" w:themeTint="FF" w:themeShade="FF"/>
          <w:sz w:val="22"/>
          <w:szCs w:val="22"/>
          <w:lang w:val="es"/>
        </w:rPr>
        <w:t xml:space="preserve">2.3 Data collection method </w:t>
      </w: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(non-archival sources only)</w:t>
      </w:r>
    </w:p>
    <w:p w:rsidRPr="00F95562" w:rsidR="00980987" w:rsidP="6600861E" w:rsidRDefault="00980987" w14:paraId="05F87E1D" w14:textId="58BCBC35">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6EADA830" w14:textId="77C8DAA4">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1"/>
          <w:iCs w:val="1"/>
          <w:caps w:val="0"/>
          <w:smallCaps w:val="0"/>
          <w:noProof w:val="0"/>
          <w:color w:val="000000" w:themeColor="text1" w:themeTint="FF" w:themeShade="FF"/>
          <w:sz w:val="22"/>
          <w:szCs w:val="22"/>
          <w:lang w:val="es"/>
        </w:rPr>
        <w:t xml:space="preserve">A short statement providing details about the data collection methods for non-archival sources. </w:t>
      </w: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For example, a questionnaire was administered online or via a phone interview or as a paper survey. Please note the particular details to be included in this field depending on the type of data collection method. We encourage authors to report only the most relevant information needed for a reader to understand the network.</w:t>
      </w:r>
    </w:p>
    <w:p w:rsidRPr="00F95562" w:rsidR="00980987" w:rsidP="6600861E" w:rsidRDefault="00980987" w14:paraId="2893942E" w14:textId="2082140E">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28ED38C6" w14:textId="1885F40C">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2C448BF8" w14:textId="2E9259D4">
      <w:pPr>
        <w:pStyle w:val="ListParagraph"/>
        <w:numPr>
          <w:ilvl w:val="0"/>
          <w:numId w:val="2"/>
        </w:num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1"/>
          <w:bCs w:val="1"/>
          <w:i w:val="0"/>
          <w:iCs w:val="0"/>
          <w:caps w:val="0"/>
          <w:smallCaps w:val="0"/>
          <w:noProof w:val="0"/>
          <w:color w:val="000000" w:themeColor="text1" w:themeTint="FF" w:themeShade="FF"/>
          <w:sz w:val="22"/>
          <w:szCs w:val="22"/>
          <w:lang w:val="es"/>
        </w:rPr>
        <w:t>NODES</w:t>
      </w:r>
    </w:p>
    <w:p w:rsidRPr="00F95562" w:rsidR="00980987" w:rsidP="6600861E" w:rsidRDefault="00980987" w14:paraId="5699696C" w14:textId="77A20118">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59F43D3E" w14:textId="0331EFD5">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The purpose of this section is to provide a  description of the nodes in the network. After reading the Nodes section a reader should be able to understand what type of entities are represented in the network and what (if any) rules were used to define their inclusion in the network. The Nodes section consists of 4 elements: Type, Boundary, Exclusion and Transformation.</w:t>
      </w:r>
    </w:p>
    <w:p w:rsidRPr="00F95562" w:rsidR="00980987" w:rsidP="6600861E" w:rsidRDefault="00980987" w14:paraId="35EEFBE0" w14:textId="287A9B2F">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Please note the node section is flexible enough to fit one-mode or two-mode networks. If the network described is one-mode it is sufficient to fill the following fields once.</w:t>
      </w:r>
      <w:r w:rsidRPr="6600861E" w:rsidR="340612EE">
        <w:rPr>
          <w:rFonts w:ascii="Arial" w:hAnsi="Arial" w:eastAsia="Arial" w:cs="Arial"/>
          <w:b w:val="0"/>
          <w:bCs w:val="0"/>
          <w:i w:val="0"/>
          <w:iCs w:val="0"/>
          <w:caps w:val="0"/>
          <w:smallCaps w:val="0"/>
          <w:noProof w:val="0"/>
          <w:color w:val="FF0000"/>
          <w:sz w:val="22"/>
          <w:szCs w:val="22"/>
          <w:lang w:val="es"/>
        </w:rPr>
        <w:t xml:space="preserve"> </w:t>
      </w: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If the network is two-mode, use the space under two-mode to describe any detail about the second type of node.</w:t>
      </w:r>
    </w:p>
    <w:p w:rsidRPr="00F95562" w:rsidR="00980987" w:rsidP="6600861E" w:rsidRDefault="00980987" w14:paraId="0109C374" w14:textId="52DB2302">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051E7973" w14:textId="23B17708">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1"/>
          <w:bCs w:val="1"/>
          <w:i w:val="0"/>
          <w:iCs w:val="0"/>
          <w:caps w:val="0"/>
          <w:smallCaps w:val="0"/>
          <w:noProof w:val="0"/>
          <w:color w:val="000000" w:themeColor="text1" w:themeTint="FF" w:themeShade="FF"/>
          <w:sz w:val="22"/>
          <w:szCs w:val="22"/>
          <w:lang w:val="es"/>
        </w:rPr>
        <w:t>2.1 Node type</w:t>
      </w:r>
    </w:p>
    <w:p w:rsidRPr="00F95562" w:rsidR="00980987" w:rsidP="6600861E" w:rsidRDefault="00980987" w14:paraId="73092669" w14:textId="08505D4C">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0B0E50E7" w14:textId="792471A6">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 xml:space="preserve">The type of node(s) </w:t>
      </w:r>
      <w:r w:rsidRPr="6600861E" w:rsidR="340612EE">
        <w:rPr>
          <w:rFonts w:ascii="Arial" w:hAnsi="Arial" w:eastAsia="Arial" w:cs="Arial"/>
          <w:b w:val="0"/>
          <w:bCs w:val="0"/>
          <w:i w:val="1"/>
          <w:iCs w:val="1"/>
          <w:caps w:val="0"/>
          <w:smallCaps w:val="0"/>
          <w:noProof w:val="0"/>
          <w:color w:val="000000" w:themeColor="text1" w:themeTint="FF" w:themeShade="FF"/>
          <w:sz w:val="22"/>
          <w:szCs w:val="22"/>
          <w:lang w:val="es"/>
        </w:rPr>
        <w:t xml:space="preserve">is a statement characterizing what is being represented in the node(s). </w:t>
      </w: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 xml:space="preserve">This statement must include two different classifications: one corresponding to the more general typology of the node (i.e. individuals, animals, organizations, individuals, groups, objects, plants, places, words, concepts) and one corresponding to a more detailed typology of the node (e.g. students, politicians, cows, verbs, etc)). We suggest authors keep the latter  as simple as possible. The main purpose of these classifications is to allow network filtering, in much the same way as keywords allow researchers to search for articles. </w:t>
      </w:r>
    </w:p>
    <w:p w:rsidRPr="00F95562" w:rsidR="00980987" w:rsidP="6600861E" w:rsidRDefault="00980987" w14:paraId="22163CBF" w14:textId="641732D2">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24B76E47" w14:textId="3D62AEF0">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1"/>
          <w:bCs w:val="1"/>
          <w:i w:val="0"/>
          <w:iCs w:val="0"/>
          <w:caps w:val="0"/>
          <w:smallCaps w:val="0"/>
          <w:noProof w:val="0"/>
          <w:color w:val="000000" w:themeColor="text1" w:themeTint="FF" w:themeShade="FF"/>
          <w:sz w:val="22"/>
          <w:szCs w:val="22"/>
          <w:lang w:val="es"/>
        </w:rPr>
        <w:t>2.2 Network boundary</w:t>
      </w:r>
    </w:p>
    <w:p w:rsidRPr="00F95562" w:rsidR="00980987" w:rsidP="6600861E" w:rsidRDefault="00980987" w14:paraId="4079481C" w14:textId="73329045">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760C626B" w14:textId="01FE4F7A">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 xml:space="preserve">Network boundary is </w:t>
      </w:r>
      <w:r w:rsidRPr="6600861E" w:rsidR="340612EE">
        <w:rPr>
          <w:rFonts w:ascii="Arial" w:hAnsi="Arial" w:eastAsia="Arial" w:cs="Arial"/>
          <w:b w:val="0"/>
          <w:bCs w:val="0"/>
          <w:i w:val="1"/>
          <w:iCs w:val="1"/>
          <w:caps w:val="0"/>
          <w:smallCaps w:val="0"/>
          <w:noProof w:val="0"/>
          <w:color w:val="000000" w:themeColor="text1" w:themeTint="FF" w:themeShade="FF"/>
          <w:sz w:val="22"/>
          <w:szCs w:val="22"/>
          <w:lang w:val="es"/>
        </w:rPr>
        <w:t xml:space="preserve">a statement or a group of statements specifying the general criteria for inclusion of nodes in the network. </w:t>
      </w: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These statements represent the decisions that authors took when delimiting their network data. For example, a boundary can be created around the affiliation of participants to a particular department or organization, or because they have a specific set of relationships or exchange resources with others, or for other conceptual reasons.</w:t>
      </w:r>
    </w:p>
    <w:p w:rsidRPr="00F95562" w:rsidR="00980987" w:rsidP="6600861E" w:rsidRDefault="00980987" w14:paraId="678BE528" w14:textId="5828E3E1">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123B6F08" w14:textId="21122637">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1"/>
          <w:bCs w:val="1"/>
          <w:i w:val="0"/>
          <w:iCs w:val="0"/>
          <w:caps w:val="0"/>
          <w:smallCaps w:val="0"/>
          <w:noProof w:val="0"/>
          <w:color w:val="000000" w:themeColor="text1" w:themeTint="FF" w:themeShade="FF"/>
          <w:sz w:val="22"/>
          <w:szCs w:val="22"/>
          <w:lang w:val="es"/>
        </w:rPr>
        <w:t>2.3 Node exclusion</w:t>
      </w:r>
    </w:p>
    <w:p w:rsidRPr="00F95562" w:rsidR="00980987" w:rsidP="6600861E" w:rsidRDefault="00980987" w14:paraId="599A4F63" w14:textId="4A7B9BEB">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7F707D94" w14:textId="71214C04">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 xml:space="preserve">Node exclusion is </w:t>
      </w:r>
      <w:r w:rsidRPr="6600861E" w:rsidR="340612EE">
        <w:rPr>
          <w:rFonts w:ascii="Arial" w:hAnsi="Arial" w:eastAsia="Arial" w:cs="Arial"/>
          <w:b w:val="0"/>
          <w:bCs w:val="0"/>
          <w:i w:val="1"/>
          <w:iCs w:val="1"/>
          <w:caps w:val="0"/>
          <w:smallCaps w:val="0"/>
          <w:noProof w:val="0"/>
          <w:color w:val="000000" w:themeColor="text1" w:themeTint="FF" w:themeShade="FF"/>
          <w:sz w:val="22"/>
          <w:szCs w:val="22"/>
          <w:lang w:val="es"/>
        </w:rPr>
        <w:t xml:space="preserve">a statement or a group of statements specifying the general criteria for exclusion of nodes in the network. </w:t>
      </w: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 xml:space="preserve">While the previous field is intended for general criteria used to delimit the network, this field is intended for further exclusion of some of the nodes that might have occurred during the process of creating the final network (e.g. removing outliers). For example, researchers may decide to exclude non-respondents, isolates or outliers. </w:t>
      </w:r>
    </w:p>
    <w:p w:rsidRPr="00F95562" w:rsidR="00980987" w:rsidP="6600861E" w:rsidRDefault="00980987" w14:paraId="792EA259" w14:textId="62EBF0E7">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7C449394" w14:textId="2020C537">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1"/>
          <w:bCs w:val="1"/>
          <w:i w:val="0"/>
          <w:iCs w:val="0"/>
          <w:caps w:val="0"/>
          <w:smallCaps w:val="0"/>
          <w:noProof w:val="0"/>
          <w:color w:val="000000" w:themeColor="text1" w:themeTint="FF" w:themeShade="FF"/>
          <w:sz w:val="22"/>
          <w:szCs w:val="22"/>
          <w:lang w:val="es"/>
        </w:rPr>
        <w:t>2.4 Node transformation</w:t>
      </w:r>
    </w:p>
    <w:p w:rsidRPr="00F95562" w:rsidR="00980987" w:rsidP="6600861E" w:rsidRDefault="00980987" w14:paraId="7E90962B" w14:textId="73345932">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4A26F965" w14:textId="3EE3CAFE">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 xml:space="preserve">Node transformation is </w:t>
      </w:r>
      <w:r w:rsidRPr="6600861E" w:rsidR="340612EE">
        <w:rPr>
          <w:rFonts w:ascii="Arial" w:hAnsi="Arial" w:eastAsia="Arial" w:cs="Arial"/>
          <w:b w:val="0"/>
          <w:bCs w:val="0"/>
          <w:i w:val="1"/>
          <w:iCs w:val="1"/>
          <w:caps w:val="0"/>
          <w:smallCaps w:val="0"/>
          <w:noProof w:val="0"/>
          <w:color w:val="000000" w:themeColor="text1" w:themeTint="FF" w:themeShade="FF"/>
          <w:sz w:val="22"/>
          <w:szCs w:val="22"/>
          <w:lang w:val="es"/>
        </w:rPr>
        <w:t>a statement or a group of statements specifying any manipulation done on the nodes that led to their final shape.</w:t>
      </w:r>
      <w:r w:rsidRPr="6600861E" w:rsidR="340612EE">
        <w:rPr>
          <w:rFonts w:ascii="Arial" w:hAnsi="Arial" w:eastAsia="Arial" w:cs="Arial"/>
          <w:b w:val="0"/>
          <w:bCs w:val="0"/>
          <w:i w:val="0"/>
          <w:iCs w:val="0"/>
          <w:caps w:val="0"/>
          <w:smallCaps w:val="0"/>
          <w:noProof w:val="0"/>
          <w:color w:val="FF0000"/>
          <w:sz w:val="22"/>
          <w:szCs w:val="22"/>
          <w:lang w:val="es"/>
        </w:rPr>
        <w:t xml:space="preserve"> </w:t>
      </w: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This should include, for example, aggregating separated entities into single nodes (e.g. aggregating Malpensa, Bergamo and Linate airports in Milan into a single node representing the city). This should also include any coding used to label the nodes (e.g., Managers as M1, M2, M3). While node transformation is not as usual as Ties transformation (explained later in the text), having this information is essential to ensure replicability.</w:t>
      </w:r>
    </w:p>
    <w:p w:rsidRPr="00F95562" w:rsidR="00980987" w:rsidP="6600861E" w:rsidRDefault="00980987" w14:paraId="1683B256" w14:textId="1F55F14E">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526A3EEC" w14:textId="7531EEB4">
      <w:pPr>
        <w:pStyle w:val="ListParagraph"/>
        <w:numPr>
          <w:ilvl w:val="0"/>
          <w:numId w:val="2"/>
        </w:num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1"/>
          <w:bCs w:val="1"/>
          <w:i w:val="0"/>
          <w:iCs w:val="0"/>
          <w:caps w:val="0"/>
          <w:smallCaps w:val="0"/>
          <w:noProof w:val="0"/>
          <w:color w:val="000000" w:themeColor="text1" w:themeTint="FF" w:themeShade="FF"/>
          <w:sz w:val="22"/>
          <w:szCs w:val="22"/>
          <w:lang w:val="es"/>
        </w:rPr>
        <w:t>TIES</w:t>
      </w:r>
    </w:p>
    <w:p w:rsidRPr="00F95562" w:rsidR="00980987" w:rsidP="6600861E" w:rsidRDefault="00980987" w14:paraId="0A994519" w14:textId="79564285">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03105684" w14:textId="33C75F42">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The Ties section is analogous to the Nodes section. After reading the Ties section a reader should have a complete understanding of the types of ties present in the network, what they represent and whether (and how) they were transformed after data collection. The Ties section consists of 6 elements: Type of relationship, Direction, Self-links, Weight, Ties transformation and Maximum outdegree plus 3 additional fields for the data collected through interviews and surveys: Name generators, Type of name generators and Name interpreters.</w:t>
      </w:r>
    </w:p>
    <w:p w:rsidRPr="00F95562" w:rsidR="00980987" w:rsidP="6600861E" w:rsidRDefault="00980987" w14:paraId="2BCF7B72" w14:textId="79AADAFB">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2B698695" w14:textId="5C4D7B28">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Similar to the Nodes section, the Ties section is designed to be flexible enough to fit as many different types of relationships as needed. If the described network data includes only one type of relationship it is enough to fill the following fields once, under the relationship 1 title. If the network includes more than one relationship, use the additional spaces to describe the additional relationships.</w:t>
      </w:r>
    </w:p>
    <w:p w:rsidRPr="00F95562" w:rsidR="00980987" w:rsidP="6600861E" w:rsidRDefault="00980987" w14:paraId="6EA6E70F" w14:textId="4013EAB6">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196EA7CF" w14:textId="783508ED">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1"/>
          <w:bCs w:val="1"/>
          <w:i w:val="0"/>
          <w:iCs w:val="0"/>
          <w:caps w:val="0"/>
          <w:smallCaps w:val="0"/>
          <w:noProof w:val="0"/>
          <w:color w:val="000000" w:themeColor="text1" w:themeTint="FF" w:themeShade="FF"/>
          <w:sz w:val="22"/>
          <w:szCs w:val="22"/>
          <w:lang w:val="es"/>
        </w:rPr>
        <w:t>4.1 Type of relationship</w:t>
      </w:r>
    </w:p>
    <w:p w:rsidRPr="00F95562" w:rsidR="00980987" w:rsidP="6600861E" w:rsidRDefault="00980987" w14:paraId="5081CB1B" w14:textId="42B3746A">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0D8F7B15" w14:textId="789C75DC">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 xml:space="preserve">The type of relationship(s) </w:t>
      </w:r>
      <w:r w:rsidRPr="6600861E" w:rsidR="340612EE">
        <w:rPr>
          <w:rFonts w:ascii="Arial" w:hAnsi="Arial" w:eastAsia="Arial" w:cs="Arial"/>
          <w:b w:val="0"/>
          <w:bCs w:val="0"/>
          <w:i w:val="1"/>
          <w:iCs w:val="1"/>
          <w:caps w:val="0"/>
          <w:smallCaps w:val="0"/>
          <w:noProof w:val="0"/>
          <w:color w:val="000000" w:themeColor="text1" w:themeTint="FF" w:themeShade="FF"/>
          <w:sz w:val="22"/>
          <w:szCs w:val="22"/>
          <w:lang w:val="es"/>
        </w:rPr>
        <w:t xml:space="preserve">is a statement that characterizes what is being represented by the ties. </w:t>
      </w: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 xml:space="preserve">This statement must include two different classifications: one for the more general typology of the relationship (i.e. similarities, social relations, interactions and flows) and one for the more detailed typology of the relationship (e.g. friendship, co-membership, etc)). The detailed typology of the relationship(s) </w:t>
      </w:r>
      <w:r w:rsidRPr="6600861E" w:rsidR="340612EE">
        <w:rPr>
          <w:rFonts w:ascii="Arial" w:hAnsi="Arial" w:eastAsia="Arial" w:cs="Arial"/>
          <w:b w:val="0"/>
          <w:bCs w:val="0"/>
          <w:i w:val="1"/>
          <w:iCs w:val="1"/>
          <w:caps w:val="0"/>
          <w:smallCaps w:val="0"/>
          <w:noProof w:val="0"/>
          <w:color w:val="000000" w:themeColor="text1" w:themeTint="FF" w:themeShade="FF"/>
          <w:sz w:val="22"/>
          <w:szCs w:val="22"/>
          <w:lang w:val="es"/>
        </w:rPr>
        <w:t>should be  a one (maximum two) word reference to what is being represented by the ties</w:t>
      </w: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 This should be kept simple, further details about relationships will be inputed later in the protocol. Please note, however, that “connections” or “links” are too general as types of ties, as they do not give any information about what is being represented. Likewise, “uniplex”, “multiplex” or similar designations are just stating the nature of the relationships and not its type. Nonetheless, we encourage authors to prefer broad rather than narrow categories here. Borgatti et al. (2009) Figure 3 provides a simple typology of ties that can be used for this description.</w:t>
      </w:r>
    </w:p>
    <w:p w:rsidRPr="00F95562" w:rsidR="00980987" w:rsidP="6600861E" w:rsidRDefault="00980987" w14:paraId="74559F62" w14:textId="0A885A1D">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462272D7" w14:textId="5190B656">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1"/>
          <w:bCs w:val="1"/>
          <w:i w:val="0"/>
          <w:iCs w:val="0"/>
          <w:caps w:val="0"/>
          <w:smallCaps w:val="0"/>
          <w:noProof w:val="0"/>
          <w:color w:val="000000" w:themeColor="text1" w:themeTint="FF" w:themeShade="FF"/>
          <w:sz w:val="22"/>
          <w:szCs w:val="22"/>
          <w:lang w:val="es"/>
        </w:rPr>
        <w:t>4.2 Direction</w:t>
      </w:r>
    </w:p>
    <w:p w:rsidRPr="00F95562" w:rsidR="00980987" w:rsidP="6600861E" w:rsidRDefault="00980987" w14:paraId="0199FAA1" w14:textId="138EB057">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6E7E159A" w14:textId="5A97AE66">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1"/>
          <w:iCs w:val="1"/>
          <w:caps w:val="0"/>
          <w:smallCaps w:val="0"/>
          <w:noProof w:val="0"/>
          <w:color w:val="000000" w:themeColor="text1" w:themeTint="FF" w:themeShade="FF"/>
          <w:sz w:val="22"/>
          <w:szCs w:val="22"/>
          <w:lang w:val="es"/>
        </w:rPr>
        <w:t xml:space="preserve">One word indicating whether the network is directed or undirected. </w:t>
      </w: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This is a central piece of information for network manipulation, analysis and result interpretation as most types of relationships cannot be unambiguously associated to a direction (i.e., they can be either directed or undirected).</w:t>
      </w:r>
    </w:p>
    <w:p w:rsidRPr="00F95562" w:rsidR="00980987" w:rsidP="6600861E" w:rsidRDefault="00980987" w14:paraId="5CA0A8CD" w14:textId="41022418">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2090E59A" w14:textId="3A4187F9">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1"/>
          <w:bCs w:val="1"/>
          <w:i w:val="0"/>
          <w:iCs w:val="0"/>
          <w:caps w:val="0"/>
          <w:smallCaps w:val="0"/>
          <w:noProof w:val="0"/>
          <w:color w:val="000000" w:themeColor="text1" w:themeTint="FF" w:themeShade="FF"/>
          <w:sz w:val="22"/>
          <w:szCs w:val="22"/>
          <w:lang w:val="es"/>
        </w:rPr>
        <w:t>4.3 Self-links</w:t>
      </w:r>
    </w:p>
    <w:p w:rsidRPr="00F95562" w:rsidR="00980987" w:rsidP="6600861E" w:rsidRDefault="00980987" w14:paraId="49CFD9A0" w14:textId="025491B5">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13C5705E" w14:textId="0D0F9F2D">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1"/>
          <w:iCs w:val="1"/>
          <w:caps w:val="0"/>
          <w:smallCaps w:val="0"/>
          <w:noProof w:val="0"/>
          <w:color w:val="000000" w:themeColor="text1" w:themeTint="FF" w:themeShade="FF"/>
          <w:sz w:val="22"/>
          <w:szCs w:val="22"/>
          <w:lang w:val="es"/>
        </w:rPr>
        <w:t xml:space="preserve">A YES/NO statement indicating if nodes can have ties to themselves. </w:t>
      </w: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While self-links are precluded by definition in some types of relationships, it is worth explicitly stating this information to ensure correct interpretation of  network manipulation and analysis.</w:t>
      </w:r>
    </w:p>
    <w:p w:rsidRPr="00F95562" w:rsidR="00980987" w:rsidP="6600861E" w:rsidRDefault="00980987" w14:paraId="5C86157A" w14:textId="309CF8B6">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46A4E7AB" w14:textId="78E74A59">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1"/>
          <w:bCs w:val="1"/>
          <w:i w:val="0"/>
          <w:iCs w:val="0"/>
          <w:caps w:val="0"/>
          <w:smallCaps w:val="0"/>
          <w:noProof w:val="0"/>
          <w:color w:val="000000" w:themeColor="text1" w:themeTint="FF" w:themeShade="FF"/>
          <w:sz w:val="22"/>
          <w:szCs w:val="22"/>
          <w:lang w:val="es"/>
        </w:rPr>
        <w:t>4.4 Weight</w:t>
      </w:r>
    </w:p>
    <w:p w:rsidRPr="00F95562" w:rsidR="00980987" w:rsidP="6600861E" w:rsidRDefault="00980987" w14:paraId="28E4FC1C" w14:textId="2E9A7D30">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6414D0D3" w14:textId="523E4444">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 xml:space="preserve">An important information about Ties is knowing if there are any weights associated with them and if so, what is the range of those weights and any unit of measurement (if applicable). </w:t>
      </w:r>
      <w:r w:rsidRPr="6600861E" w:rsidR="340612EE">
        <w:rPr>
          <w:rFonts w:ascii="Arial" w:hAnsi="Arial" w:eastAsia="Arial" w:cs="Arial"/>
          <w:b w:val="0"/>
          <w:bCs w:val="0"/>
          <w:i w:val="1"/>
          <w:iCs w:val="1"/>
          <w:caps w:val="0"/>
          <w:smallCaps w:val="0"/>
          <w:noProof w:val="0"/>
          <w:color w:val="000000" w:themeColor="text1" w:themeTint="FF" w:themeShade="FF"/>
          <w:sz w:val="22"/>
          <w:szCs w:val="22"/>
          <w:lang w:val="es"/>
        </w:rPr>
        <w:t xml:space="preserve">Weight is a one-word affirmation (Yes/No) specifying whether there are weights in the final network, accompanied by statements specifying what is being represented in the weights, their range (highest and lowest values) and their unit of measurement (if applicable). </w:t>
      </w: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As with direction, knowing if a network is weighted is fundamental for manipulations, analyses and result interpretation. Weights can be continuous and represent, e.g., the frequency of communications, or categorical and represent an approximation of a quantitative weight, e.g., very frequently, frequently, etc). Finally, the units of weights can be distances or similarities or any measure of flows of resources. For these reasons, being specific is essential here.</w:t>
      </w:r>
    </w:p>
    <w:p w:rsidRPr="00F95562" w:rsidR="00980987" w:rsidP="6600861E" w:rsidRDefault="00980987" w14:paraId="078785B9" w14:textId="70508765">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An example of a response to these fields can be “Yes”, “Amount of imports”,  “2000-300000” (range), “thousands of euros”. Please note you should not include here any details about how weights were calculated. This information would be included in the next field.</w:t>
      </w:r>
    </w:p>
    <w:p w:rsidRPr="00F95562" w:rsidR="00980987" w:rsidP="6600861E" w:rsidRDefault="00980987" w14:paraId="4F41E3A4" w14:textId="4ABC97B1">
      <w:pPr>
        <w:spacing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1CE3D6D0" w14:textId="225D0C56">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1"/>
          <w:bCs w:val="1"/>
          <w:i w:val="0"/>
          <w:iCs w:val="0"/>
          <w:caps w:val="0"/>
          <w:smallCaps w:val="0"/>
          <w:noProof w:val="0"/>
          <w:color w:val="000000" w:themeColor="text1" w:themeTint="FF" w:themeShade="FF"/>
          <w:sz w:val="22"/>
          <w:szCs w:val="22"/>
          <w:lang w:val="es"/>
        </w:rPr>
        <w:t>4.5 Ties transformation</w:t>
      </w:r>
    </w:p>
    <w:p w:rsidRPr="00F95562" w:rsidR="00980987" w:rsidP="6600861E" w:rsidRDefault="00980987" w14:paraId="59E4DCAD" w14:textId="1C0978F1">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3AD89F28" w14:textId="28F4F84E">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 xml:space="preserve">This field is analogous to the one in the nodes section. Transformation is </w:t>
      </w:r>
      <w:r w:rsidRPr="6600861E" w:rsidR="340612EE">
        <w:rPr>
          <w:rFonts w:ascii="Arial" w:hAnsi="Arial" w:eastAsia="Arial" w:cs="Arial"/>
          <w:b w:val="0"/>
          <w:bCs w:val="0"/>
          <w:i w:val="1"/>
          <w:iCs w:val="1"/>
          <w:caps w:val="0"/>
          <w:smallCaps w:val="0"/>
          <w:noProof w:val="0"/>
          <w:color w:val="000000" w:themeColor="text1" w:themeTint="FF" w:themeShade="FF"/>
          <w:sz w:val="22"/>
          <w:szCs w:val="22"/>
          <w:lang w:val="es"/>
        </w:rPr>
        <w:t>a statement or a group of statements specifying any manipulation done to the ties that led to their final shape.</w:t>
      </w: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 xml:space="preserve"> This should include tie dichotomization, aggregation of events into ties, or combination of multivariate data. Note that there are many different types of manipulations that can be operated on ties, even over the same type of relationship. Some types of ties might be reciprocal by definition, like observations of conversations; meaning no manipulation was needed. However, reports of conversations might be symmetrized based on certain rules, for instance, mutual reports of conversations. Authors are encouraged to state in detail any process taken in the creation of ties ensuring it can be replicated by other researchers. Mathematical statements should be preferred over verbal ones.</w:t>
      </w:r>
    </w:p>
    <w:p w:rsidRPr="00F95562" w:rsidR="00980987" w:rsidP="6600861E" w:rsidRDefault="00980987" w14:paraId="3C907005" w14:textId="791BE5DB">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0525149A" w14:textId="6EA82401">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1"/>
          <w:bCs w:val="1"/>
          <w:i w:val="0"/>
          <w:iCs w:val="0"/>
          <w:caps w:val="0"/>
          <w:smallCaps w:val="0"/>
          <w:noProof w:val="0"/>
          <w:color w:val="000000" w:themeColor="text1" w:themeTint="FF" w:themeShade="FF"/>
          <w:sz w:val="22"/>
          <w:szCs w:val="22"/>
          <w:lang w:val="es"/>
        </w:rPr>
        <w:t xml:space="preserve">4.6 Maximum Outdegree </w:t>
      </w:r>
    </w:p>
    <w:p w:rsidRPr="00F95562" w:rsidR="00980987" w:rsidP="6600861E" w:rsidRDefault="00980987" w14:paraId="1BBEB2D2" w14:textId="67D8218E">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601F7C96" w14:textId="5D343EDD">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1"/>
          <w:iCs w:val="1"/>
          <w:caps w:val="0"/>
          <w:smallCaps w:val="0"/>
          <w:noProof w:val="0"/>
          <w:color w:val="000000" w:themeColor="text1" w:themeTint="FF" w:themeShade="FF"/>
          <w:sz w:val="22"/>
          <w:szCs w:val="22"/>
          <w:lang w:val="es"/>
        </w:rPr>
        <w:t xml:space="preserve">A statement indicating if a limit was placed on the number of outgoing ties an entity can have. </w:t>
      </w: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 xml:space="preserve">In some cases scholars might decide to limit the number of alters in a network. For example, to include information only about the 3 more frequent coauthors of a scholar. </w:t>
      </w:r>
    </w:p>
    <w:p w:rsidRPr="00F95562" w:rsidR="00980987" w:rsidP="6600861E" w:rsidRDefault="00980987" w14:paraId="02477D9C" w14:textId="300180D5">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3FE1E049" w14:textId="772B2B77">
      <w:pPr>
        <w:spacing w:line="276" w:lineRule="auto"/>
        <w:rPr>
          <w:rFonts w:ascii="Arial" w:hAnsi="Arial" w:eastAsia="Arial" w:cs="Arial"/>
          <w:b w:val="0"/>
          <w:bCs w:val="0"/>
          <w:i w:val="0"/>
          <w:iCs w:val="0"/>
          <w:caps w:val="0"/>
          <w:smallCaps w:val="0"/>
          <w:noProof w:val="0"/>
          <w:color w:val="FF0000"/>
          <w:sz w:val="22"/>
          <w:szCs w:val="22"/>
          <w:lang w:val="en-US"/>
        </w:rPr>
      </w:pPr>
    </w:p>
    <w:p w:rsidRPr="00F95562" w:rsidR="00980987" w:rsidP="6600861E" w:rsidRDefault="00980987" w14:paraId="4A8DACD9" w14:textId="13977BE4">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1"/>
          <w:bCs w:val="1"/>
          <w:i w:val="0"/>
          <w:iCs w:val="0"/>
          <w:caps w:val="0"/>
          <w:smallCaps w:val="0"/>
          <w:noProof w:val="0"/>
          <w:color w:val="000000" w:themeColor="text1" w:themeTint="FF" w:themeShade="FF"/>
          <w:sz w:val="22"/>
          <w:szCs w:val="22"/>
          <w:lang w:val="es"/>
        </w:rPr>
        <w:t xml:space="preserve">4.7 Name generators </w:t>
      </w: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(data from surveys and interviews only)</w:t>
      </w:r>
    </w:p>
    <w:p w:rsidRPr="00F95562" w:rsidR="00980987" w:rsidP="6600861E" w:rsidRDefault="00980987" w14:paraId="2D766409" w14:textId="7C57C548">
      <w:pPr>
        <w:spacing w:line="360"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25D0BFF0" w14:textId="2F6B685F">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1"/>
          <w:iCs w:val="1"/>
          <w:caps w:val="0"/>
          <w:smallCaps w:val="0"/>
          <w:noProof w:val="0"/>
          <w:color w:val="000000" w:themeColor="text1" w:themeTint="FF" w:themeShade="FF"/>
          <w:sz w:val="22"/>
          <w:szCs w:val="22"/>
          <w:lang w:val="es"/>
        </w:rPr>
        <w:t>A statement specifying the exact phrase or question used to elicit a list of names from participants for a particular type of relationship.</w:t>
      </w: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 xml:space="preserve"> We encourage researchers to indicate the exact name generator statement as it was used in the survey or interview protocol to elicit the list of names. For example, “Who did you go to for advice over the last 6 months?”</w:t>
      </w:r>
    </w:p>
    <w:p w:rsidRPr="00F95562" w:rsidR="00980987" w:rsidP="6600861E" w:rsidRDefault="00980987" w14:paraId="6ADC2347" w14:textId="6F55AAD1">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20A0B9BE" w14:textId="5AB020C8">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2CCD4C61" w14:textId="3D53F238">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1"/>
          <w:bCs w:val="1"/>
          <w:i w:val="0"/>
          <w:iCs w:val="0"/>
          <w:caps w:val="0"/>
          <w:smallCaps w:val="0"/>
          <w:noProof w:val="0"/>
          <w:color w:val="000000" w:themeColor="text1" w:themeTint="FF" w:themeShade="FF"/>
          <w:sz w:val="22"/>
          <w:szCs w:val="22"/>
          <w:lang w:val="es"/>
        </w:rPr>
        <w:t xml:space="preserve">4.8 Type of name generators </w:t>
      </w: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(data from surveys and interviews only)</w:t>
      </w:r>
    </w:p>
    <w:p w:rsidRPr="00F95562" w:rsidR="00980987" w:rsidP="6600861E" w:rsidRDefault="00980987" w14:paraId="66A3961F" w14:textId="13CE8036">
      <w:pPr>
        <w:spacing w:line="360"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7ACFBA0B" w14:textId="5BDF7DB7">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1"/>
          <w:iCs w:val="1"/>
          <w:caps w:val="0"/>
          <w:smallCaps w:val="0"/>
          <w:noProof w:val="0"/>
          <w:color w:val="000000" w:themeColor="text1" w:themeTint="FF" w:themeShade="FF"/>
          <w:sz w:val="22"/>
          <w:szCs w:val="22"/>
          <w:lang w:val="es"/>
        </w:rPr>
        <w:t>A statement indicating the type of name generator used: roster or free recall)</w:t>
      </w: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 A roster is a list of names presented to the participants as potential recipients of a tie. For example, all employees in an organization or in a department. Free recall is used when the researcher does not provide a list of names to the participant to select from. Note that in online surveys potential names taken from a list can appear as the participant starts to write the name of an alter. This would be considered as a roster since the alters are part of a given set.</w:t>
      </w:r>
    </w:p>
    <w:p w:rsidRPr="00F95562" w:rsidR="00980987" w:rsidP="6600861E" w:rsidRDefault="00980987" w14:paraId="27D89AAB" w14:textId="1697AE67">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4657D798" w14:textId="4B92AB05">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1"/>
          <w:bCs w:val="1"/>
          <w:i w:val="0"/>
          <w:iCs w:val="0"/>
          <w:caps w:val="0"/>
          <w:smallCaps w:val="0"/>
          <w:noProof w:val="0"/>
          <w:color w:val="000000" w:themeColor="text1" w:themeTint="FF" w:themeShade="FF"/>
          <w:sz w:val="22"/>
          <w:szCs w:val="22"/>
          <w:lang w:val="es"/>
        </w:rPr>
        <w:t xml:space="preserve">4.9 Name interpreters </w:t>
      </w: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(data from surveys and interviews only)</w:t>
      </w:r>
    </w:p>
    <w:p w:rsidRPr="00F95562" w:rsidR="00980987" w:rsidP="6600861E" w:rsidRDefault="00980987" w14:paraId="0B689E50" w14:textId="6F4A2D93">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642F05F4" w14:textId="54008AA5">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1"/>
          <w:iCs w:val="1"/>
          <w:caps w:val="0"/>
          <w:smallCaps w:val="0"/>
          <w:noProof w:val="0"/>
          <w:color w:val="000000" w:themeColor="text1" w:themeTint="FF" w:themeShade="FF"/>
          <w:sz w:val="22"/>
          <w:szCs w:val="22"/>
          <w:lang w:val="es"/>
        </w:rPr>
        <w:t>A statement specifying the exact phrase or question used to obtain additional information regarding the relationship between the respondent and each alter nominated in the name generator.</w:t>
      </w: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 xml:space="preserve"> While researchers can obtain node level information about each alter using a name interpreter (e.g., what is the age of each alter?), here we are interested in dyadic level information about the tie. For example, given a name generator about advice relationships, a name interpreter can ask respondents to specify the frequency of advice seeking (e.g., How often do you seek advice from each alter?)</w:t>
      </w:r>
    </w:p>
    <w:p w:rsidRPr="00F95562" w:rsidR="00980987" w:rsidP="6600861E" w:rsidRDefault="00980987" w14:paraId="4B387464" w14:textId="7E323720">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3628BF9A" w14:textId="47FE4BE9">
      <w:pPr>
        <w:pStyle w:val="ListParagraph"/>
        <w:numPr>
          <w:ilvl w:val="0"/>
          <w:numId w:val="2"/>
        </w:num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1"/>
          <w:bCs w:val="1"/>
          <w:i w:val="0"/>
          <w:iCs w:val="0"/>
          <w:caps w:val="0"/>
          <w:smallCaps w:val="0"/>
          <w:noProof w:val="0"/>
          <w:color w:val="000000" w:themeColor="text1" w:themeTint="FF" w:themeShade="FF"/>
          <w:sz w:val="22"/>
          <w:szCs w:val="22"/>
          <w:lang w:val="es"/>
        </w:rPr>
        <w:t>STATISTICS</w:t>
      </w:r>
    </w:p>
    <w:p w:rsidRPr="00F95562" w:rsidR="00980987" w:rsidP="6600861E" w:rsidRDefault="00980987" w14:paraId="74F14C78" w14:textId="5EE29803">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48C47B9E" w14:textId="5CD64CAC">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The purpose of this section is to provide a summary of the most relevant network statistics to characterize the network. A reader should be able to find basic and more advanced network measures enabling simple comparisons between networks or waves (if that is the case). The Statistics section consists of 3 basic statistics fields: Network size, Response rate and Number of ties plus 11 fields for more advanced statistics.</w:t>
      </w:r>
    </w:p>
    <w:p w:rsidRPr="00F95562" w:rsidR="00980987" w:rsidP="6600861E" w:rsidRDefault="00980987" w14:paraId="0893B964" w14:textId="306D7E67">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Please note the Statistics section is flexible enough to fit information about different types of relationships and many waves of each (for longitudinal data). If the network described includes only one type of cross-sectional relationship it is sufficient to fill the relevant  fields once.</w:t>
      </w:r>
      <w:r w:rsidRPr="6600861E" w:rsidR="340612EE">
        <w:rPr>
          <w:rFonts w:ascii="Arial" w:hAnsi="Arial" w:eastAsia="Arial" w:cs="Arial"/>
          <w:b w:val="0"/>
          <w:bCs w:val="0"/>
          <w:i w:val="0"/>
          <w:iCs w:val="0"/>
          <w:caps w:val="0"/>
          <w:smallCaps w:val="0"/>
          <w:noProof w:val="0"/>
          <w:color w:val="FF0000"/>
          <w:sz w:val="22"/>
          <w:szCs w:val="22"/>
          <w:lang w:val="es"/>
        </w:rPr>
        <w:t xml:space="preserve"> </w:t>
      </w: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If the network has more than one relationship and/or waves the protocol is flexible enough to fit them all.</w:t>
      </w:r>
    </w:p>
    <w:p w:rsidRPr="00F95562" w:rsidR="00980987" w:rsidP="6600861E" w:rsidRDefault="00980987" w14:paraId="685340DB" w14:textId="3A40DF1A">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14496266" w14:textId="0327A9EE">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1"/>
          <w:bCs w:val="1"/>
          <w:i w:val="0"/>
          <w:iCs w:val="0"/>
          <w:caps w:val="0"/>
          <w:smallCaps w:val="0"/>
          <w:noProof w:val="0"/>
          <w:color w:val="000000" w:themeColor="text1" w:themeTint="FF" w:themeShade="FF"/>
          <w:sz w:val="22"/>
          <w:szCs w:val="22"/>
          <w:lang w:val="es"/>
        </w:rPr>
        <w:t>4.1 Network size</w:t>
      </w:r>
    </w:p>
    <w:p w:rsidRPr="00F95562" w:rsidR="00980987" w:rsidP="6600861E" w:rsidRDefault="00980987" w14:paraId="1E69FCBD" w14:textId="5B172314">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12034DE2" w14:textId="23D9EBB4">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1"/>
          <w:iCs w:val="1"/>
          <w:caps w:val="0"/>
          <w:smallCaps w:val="0"/>
          <w:noProof w:val="0"/>
          <w:color w:val="000000" w:themeColor="text1" w:themeTint="FF" w:themeShade="FF"/>
          <w:sz w:val="22"/>
          <w:szCs w:val="22"/>
          <w:lang w:val="es"/>
        </w:rPr>
        <w:t xml:space="preserve">A number indicating how many nodes the network contains. </w:t>
      </w: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This number should correspond to the number of nodes in the final network, not the number of entities before any exclusions or transformations. This field should contain only the number of nodes, e.g., 90. If the network is two-mode separate values with commas, e.g, 20,90.</w:t>
      </w:r>
    </w:p>
    <w:p w:rsidRPr="00F95562" w:rsidR="00980987" w:rsidP="6600861E" w:rsidRDefault="00980987" w14:paraId="21923C17" w14:textId="0549DFAE">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76971143" w14:textId="507685DC">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1"/>
          <w:bCs w:val="1"/>
          <w:i w:val="0"/>
          <w:iCs w:val="0"/>
          <w:caps w:val="0"/>
          <w:smallCaps w:val="0"/>
          <w:noProof w:val="0"/>
          <w:color w:val="000000" w:themeColor="text1" w:themeTint="FF" w:themeShade="FF"/>
          <w:sz w:val="22"/>
          <w:szCs w:val="22"/>
          <w:lang w:val="es"/>
        </w:rPr>
        <w:t xml:space="preserve">4.2 Response Rate </w:t>
      </w: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(survey data only)</w:t>
      </w:r>
    </w:p>
    <w:p w:rsidRPr="00F95562" w:rsidR="00980987" w:rsidP="6600861E" w:rsidRDefault="00980987" w14:paraId="5988DCDE" w14:textId="52ACEB35">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1"/>
          <w:iCs w:val="1"/>
          <w:caps w:val="0"/>
          <w:smallCaps w:val="0"/>
          <w:noProof w:val="0"/>
          <w:color w:val="000000" w:themeColor="text1" w:themeTint="FF" w:themeShade="FF"/>
          <w:sz w:val="22"/>
          <w:szCs w:val="22"/>
          <w:lang w:val="es"/>
        </w:rPr>
        <w:t xml:space="preserve">A percentage indicating what was the response rate of the survey (if applicable). </w:t>
      </w: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The response rate is the number of people who completed the survey divided by the total number of people who were invited to complete the survey.</w:t>
      </w:r>
    </w:p>
    <w:p w:rsidRPr="00F95562" w:rsidR="00980987" w:rsidP="6600861E" w:rsidRDefault="00980987" w14:paraId="7B45FD31" w14:textId="4698CEB1">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236A98A5" w14:textId="0661729A">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1"/>
          <w:bCs w:val="1"/>
          <w:i w:val="0"/>
          <w:iCs w:val="0"/>
          <w:caps w:val="0"/>
          <w:smallCaps w:val="0"/>
          <w:noProof w:val="0"/>
          <w:color w:val="000000" w:themeColor="text1" w:themeTint="FF" w:themeShade="FF"/>
          <w:sz w:val="22"/>
          <w:szCs w:val="22"/>
          <w:lang w:val="es"/>
        </w:rPr>
        <w:t>4.3 Number of ties</w:t>
      </w:r>
    </w:p>
    <w:p w:rsidRPr="00F95562" w:rsidR="00980987" w:rsidP="6600861E" w:rsidRDefault="00980987" w14:paraId="649B492C" w14:textId="516A96E8">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2E54C76B" w14:textId="15EA55CC">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1"/>
          <w:iCs w:val="1"/>
          <w:caps w:val="0"/>
          <w:smallCaps w:val="0"/>
          <w:noProof w:val="0"/>
          <w:color w:val="000000" w:themeColor="text1" w:themeTint="FF" w:themeShade="FF"/>
          <w:sz w:val="22"/>
          <w:szCs w:val="22"/>
          <w:lang w:val="es"/>
        </w:rPr>
        <w:t xml:space="preserve">A number indicating how many ties the network contains. Edges for undirected networks and arcs for directed networks. </w:t>
      </w: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This number should correspond to the final number of ties in the network, not to the number of links before taking the network to its final shape. This field should contain one number, e.g., 410.</w:t>
      </w:r>
    </w:p>
    <w:p w:rsidRPr="00F95562" w:rsidR="00980987" w:rsidP="6600861E" w:rsidRDefault="00980987" w14:paraId="3F9A380D" w14:textId="7991E0D1">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605F9562" w14:textId="1940C5CF">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1"/>
          <w:bCs w:val="1"/>
          <w:i w:val="0"/>
          <w:iCs w:val="0"/>
          <w:caps w:val="0"/>
          <w:smallCaps w:val="0"/>
          <w:noProof w:val="0"/>
          <w:color w:val="000000" w:themeColor="text1" w:themeTint="FF" w:themeShade="FF"/>
          <w:sz w:val="22"/>
          <w:szCs w:val="22"/>
          <w:lang w:val="es"/>
        </w:rPr>
        <w:t>4.4 Density</w:t>
      </w:r>
    </w:p>
    <w:p w:rsidRPr="00F95562" w:rsidR="00980987" w:rsidP="6600861E" w:rsidRDefault="00980987" w14:paraId="343269C5" w14:textId="7DD3E209">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Density is the number of ties in the network (reported in 4.3) divided by the number of potential ties. For one mode networks, the number of potential ties is the number of nodes multiplied by the number of nodes minus one. For two-mode networks, it is the number of nodes in the first mode multiplied by the number of nodes in the second mode.</w:t>
      </w:r>
    </w:p>
    <w:p w:rsidRPr="00F95562" w:rsidR="00980987" w:rsidP="6600861E" w:rsidRDefault="00980987" w14:paraId="7B4C3F26" w14:textId="333E9D67">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4FBB0B39" w14:textId="25B07267">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1"/>
          <w:bCs w:val="1"/>
          <w:i w:val="0"/>
          <w:iCs w:val="0"/>
          <w:caps w:val="0"/>
          <w:smallCaps w:val="0"/>
          <w:noProof w:val="0"/>
          <w:color w:val="000000" w:themeColor="text1" w:themeTint="FF" w:themeShade="FF"/>
          <w:sz w:val="22"/>
          <w:szCs w:val="22"/>
          <w:lang w:val="es"/>
        </w:rPr>
        <w:t>4.5 Average path length</w:t>
      </w:r>
    </w:p>
    <w:p w:rsidRPr="00F95562" w:rsidR="00980987" w:rsidP="6600861E" w:rsidRDefault="00980987" w14:paraId="17BA89DE" w14:textId="6D8B3AB3">
      <w:pPr>
        <w:spacing w:before="0" w:beforeAutospacing="off" w:after="0" w:afterAutospacing="off"/>
        <w:jc w:val="both"/>
      </w:pP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 xml:space="preserve">Average path length is the average length of the geodesic distance (i.e., the shortest path) between any two nodes in the network. More specifically, path length is equal to </w:t>
      </w:r>
      <w:r w:rsidRPr="6600861E" w:rsidR="340612EE">
        <w:rPr>
          <w:rFonts w:ascii="Segoe UI" w:hAnsi="Segoe UI" w:eastAsia="Segoe UI" w:cs="Segoe UI"/>
          <w:b w:val="0"/>
          <w:bCs w:val="0"/>
          <w:i w:val="0"/>
          <w:iCs w:val="0"/>
          <w:caps w:val="0"/>
          <w:smallCaps w:val="0"/>
          <w:noProof w:val="0"/>
          <w:color w:val="666666"/>
          <w:sz w:val="22"/>
          <w:szCs w:val="22"/>
          <w:lang w:val="en-US"/>
        </w:rPr>
        <w:t>[Ecuación]</w:t>
      </w: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 xml:space="preserve">where </w:t>
      </w:r>
    </w:p>
    <w:p w:rsidRPr="00F95562" w:rsidR="00980987" w:rsidP="6600861E" w:rsidRDefault="00980987" w14:paraId="2061AB26" w14:textId="5515F1DB">
      <w:pPr>
        <w:spacing w:before="0" w:beforeAutospacing="off" w:after="0" w:afterAutospacing="off"/>
        <w:jc w:val="both"/>
      </w:pPr>
      <w:r w:rsidRPr="6600861E" w:rsidR="340612EE">
        <w:rPr>
          <w:rFonts w:ascii="Segoe UI" w:hAnsi="Segoe UI" w:eastAsia="Segoe UI" w:cs="Segoe UI"/>
          <w:b w:val="0"/>
          <w:bCs w:val="0"/>
          <w:i w:val="0"/>
          <w:iCs w:val="0"/>
          <w:caps w:val="0"/>
          <w:smallCaps w:val="0"/>
          <w:strike w:val="0"/>
          <w:dstrike w:val="0"/>
          <w:noProof w:val="0"/>
          <w:color w:val="000000" w:themeColor="text1" w:themeTint="FF" w:themeShade="FF"/>
          <w:sz w:val="22"/>
          <w:szCs w:val="22"/>
          <w:u w:val="none"/>
          <w:lang w:val="en-US"/>
        </w:rPr>
        <w:t>L</w:t>
      </w:r>
      <w:r w:rsidRPr="6600861E" w:rsidR="340612EE">
        <w:rPr>
          <w:rFonts w:ascii="Segoe UI" w:hAnsi="Segoe UI" w:eastAsia="Segoe UI" w:cs="Segoe UI"/>
          <w:b w:val="0"/>
          <w:bCs w:val="0"/>
          <w:i w:val="0"/>
          <w:iCs w:val="0"/>
          <w:caps w:val="0"/>
          <w:smallCaps w:val="0"/>
          <w:strike w:val="0"/>
          <w:dstrike w:val="0"/>
          <w:noProof w:val="0"/>
          <w:color w:val="000000" w:themeColor="text1" w:themeTint="FF" w:themeShade="FF"/>
          <w:sz w:val="16"/>
          <w:szCs w:val="16"/>
          <w:u w:val="none"/>
          <w:lang w:val="en-US"/>
        </w:rPr>
        <w:t>min</w:t>
      </w:r>
    </w:p>
    <w:p w:rsidRPr="00F95562" w:rsidR="00980987" w:rsidP="6600861E" w:rsidRDefault="00980987" w14:paraId="5A1CE0E5" w14:textId="775156C1">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is the minimum path length connecting node i and node j. This measure is provided by most social network analysis software packages as a standard.</w:t>
      </w:r>
    </w:p>
    <w:p w:rsidRPr="00F95562" w:rsidR="00980987" w:rsidP="6600861E" w:rsidRDefault="00980987" w14:paraId="0E76C777" w14:textId="428D0530">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45B160D1" w14:textId="2B7D0381">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1"/>
          <w:bCs w:val="1"/>
          <w:i w:val="0"/>
          <w:iCs w:val="0"/>
          <w:caps w:val="0"/>
          <w:smallCaps w:val="0"/>
          <w:noProof w:val="0"/>
          <w:color w:val="000000" w:themeColor="text1" w:themeTint="FF" w:themeShade="FF"/>
          <w:sz w:val="22"/>
          <w:szCs w:val="22"/>
          <w:lang w:val="es"/>
        </w:rPr>
        <w:t>4.6 Average degree</w:t>
      </w:r>
    </w:p>
    <w:p w:rsidRPr="00F95562" w:rsidR="00980987" w:rsidP="6600861E" w:rsidRDefault="00980987" w14:paraId="3638BE42" w14:textId="701B3220">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In a one mode network, the average degree is the number of ties divided by the number of nodes. In a two mode network, the average degree should be reported for each mode.</w:t>
      </w:r>
    </w:p>
    <w:p w:rsidRPr="00F95562" w:rsidR="00980987" w:rsidP="6600861E" w:rsidRDefault="00980987" w14:paraId="29491D8E" w14:textId="628B9D65">
      <w:pPr>
        <w:spacing w:line="360" w:lineRule="auto"/>
        <w:jc w:val="both"/>
        <w:rPr>
          <w:rFonts w:ascii="Arial" w:hAnsi="Arial" w:eastAsia="Arial" w:cs="Arial"/>
          <w:b w:val="0"/>
          <w:bCs w:val="0"/>
          <w:i w:val="0"/>
          <w:iCs w:val="0"/>
          <w:caps w:val="0"/>
          <w:smallCaps w:val="0"/>
          <w:noProof w:val="0"/>
          <w:color w:val="FF0000"/>
          <w:sz w:val="22"/>
          <w:szCs w:val="22"/>
          <w:lang w:val="en-US"/>
        </w:rPr>
      </w:pPr>
    </w:p>
    <w:p w:rsidRPr="00F95562" w:rsidR="00980987" w:rsidP="6600861E" w:rsidRDefault="00980987" w14:paraId="30DE42E1" w14:textId="00011C94">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1"/>
          <w:bCs w:val="1"/>
          <w:i w:val="0"/>
          <w:iCs w:val="0"/>
          <w:caps w:val="0"/>
          <w:smallCaps w:val="0"/>
          <w:noProof w:val="0"/>
          <w:color w:val="000000" w:themeColor="text1" w:themeTint="FF" w:themeShade="FF"/>
          <w:sz w:val="22"/>
          <w:szCs w:val="22"/>
          <w:lang w:val="es"/>
        </w:rPr>
        <w:t>4.7 Number of Isolates</w:t>
      </w:r>
    </w:p>
    <w:p w:rsidRPr="00F95562" w:rsidR="00980987" w:rsidP="6600861E" w:rsidRDefault="00980987" w14:paraId="44539E65" w14:textId="1CA4EDDE">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The number of nodes that have 0 indegree and 0 outdegree.</w:t>
      </w:r>
    </w:p>
    <w:p w:rsidRPr="00F95562" w:rsidR="00980987" w:rsidP="6600861E" w:rsidRDefault="00980987" w14:paraId="24FDF6B2" w14:textId="6DF8AA5F">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33CB2984" w14:textId="67D29664">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1"/>
          <w:bCs w:val="1"/>
          <w:i w:val="0"/>
          <w:iCs w:val="0"/>
          <w:caps w:val="0"/>
          <w:smallCaps w:val="0"/>
          <w:noProof w:val="0"/>
          <w:color w:val="000000" w:themeColor="text1" w:themeTint="FF" w:themeShade="FF"/>
          <w:sz w:val="22"/>
          <w:szCs w:val="22"/>
          <w:lang w:val="es"/>
        </w:rPr>
        <w:t>4.8 Clustering coefficient</w:t>
      </w:r>
    </w:p>
    <w:p w:rsidRPr="00F95562" w:rsidR="00980987" w:rsidP="6600861E" w:rsidRDefault="00980987" w14:paraId="39707F9B" w14:textId="4E6C031E">
      <w:pPr>
        <w:spacing w:before="0" w:beforeAutospacing="off" w:after="0" w:afterAutospacing="off"/>
        <w:jc w:val="both"/>
      </w:pP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 xml:space="preserve">The clustering coefficient of a network is a measure of the average interconnectedness (i.e., the number of ties among alters) of ego’s alters in a network. It is calculated using the following formula: </w:t>
      </w:r>
      <w:r w:rsidRPr="6600861E" w:rsidR="340612EE">
        <w:rPr>
          <w:rFonts w:ascii="Segoe UI" w:hAnsi="Segoe UI" w:eastAsia="Segoe UI" w:cs="Segoe UI"/>
          <w:b w:val="0"/>
          <w:bCs w:val="0"/>
          <w:i w:val="0"/>
          <w:iCs w:val="0"/>
          <w:caps w:val="0"/>
          <w:smallCaps w:val="0"/>
          <w:noProof w:val="0"/>
          <w:color w:val="666666"/>
          <w:sz w:val="22"/>
          <w:szCs w:val="22"/>
          <w:lang w:val="en-US"/>
        </w:rPr>
        <w:t>[Ecuación]</w:t>
      </w: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 xml:space="preserve">where </w:t>
      </w:r>
    </w:p>
    <w:p w:rsidRPr="00F95562" w:rsidR="00980987" w:rsidP="6600861E" w:rsidRDefault="00980987" w14:paraId="034780CB" w14:textId="5939B6AC">
      <w:pPr>
        <w:spacing w:before="0" w:beforeAutospacing="off" w:after="0" w:afterAutospacing="off"/>
        <w:jc w:val="both"/>
      </w:pPr>
      <w:r w:rsidRPr="6600861E" w:rsidR="340612EE">
        <w:rPr>
          <w:rFonts w:ascii="Segoe UI" w:hAnsi="Segoe UI" w:eastAsia="Segoe UI" w:cs="Segoe UI"/>
          <w:b w:val="0"/>
          <w:bCs w:val="0"/>
          <w:i w:val="0"/>
          <w:iCs w:val="0"/>
          <w:caps w:val="0"/>
          <w:smallCaps w:val="0"/>
          <w:strike w:val="0"/>
          <w:dstrike w:val="0"/>
          <w:noProof w:val="0"/>
          <w:color w:val="000000" w:themeColor="text1" w:themeTint="FF" w:themeShade="FF"/>
          <w:sz w:val="22"/>
          <w:szCs w:val="22"/>
          <w:u w:val="none"/>
          <w:lang w:val="en-US"/>
        </w:rPr>
        <w:t>A</w:t>
      </w:r>
      <w:r w:rsidRPr="6600861E" w:rsidR="340612EE">
        <w:rPr>
          <w:rFonts w:ascii="Segoe UI" w:hAnsi="Segoe UI" w:eastAsia="Segoe UI" w:cs="Segoe UI"/>
          <w:b w:val="0"/>
          <w:bCs w:val="0"/>
          <w:i w:val="0"/>
          <w:iCs w:val="0"/>
          <w:caps w:val="0"/>
          <w:smallCaps w:val="0"/>
          <w:strike w:val="0"/>
          <w:dstrike w:val="0"/>
          <w:noProof w:val="0"/>
          <w:color w:val="000000" w:themeColor="text1" w:themeTint="FF" w:themeShade="FF"/>
          <w:sz w:val="16"/>
          <w:szCs w:val="16"/>
          <w:u w:val="none"/>
          <w:lang w:val="en-US"/>
        </w:rPr>
        <w:t>i</w:t>
      </w:r>
    </w:p>
    <w:p w:rsidRPr="00F95562" w:rsidR="00980987" w:rsidP="6600861E" w:rsidRDefault="00980987" w14:paraId="45B9CAA3" w14:textId="7D377E89">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 xml:space="preserve">is the number of ties between node’ i’s </w:t>
      </w:r>
      <w:r w:rsidRPr="6600861E" w:rsidR="340612EE">
        <w:rPr>
          <w:rFonts w:ascii="Segoe UI" w:hAnsi="Segoe UI" w:eastAsia="Segoe UI" w:cs="Segoe UI"/>
          <w:b w:val="0"/>
          <w:bCs w:val="0"/>
          <w:i w:val="0"/>
          <w:iCs w:val="0"/>
          <w:caps w:val="0"/>
          <w:smallCaps w:val="0"/>
          <w:noProof w:val="0"/>
          <w:color w:val="666666"/>
          <w:sz w:val="22"/>
          <w:szCs w:val="22"/>
          <w:lang w:val="en-US"/>
        </w:rPr>
        <w:t>[Ecuación]</w:t>
      </w: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adjacent nodes. See Watts D J (1999) Small worlds. Princeton University Press, Princeton, New Jersey.</w:t>
      </w:r>
    </w:p>
    <w:p w:rsidRPr="00F95562" w:rsidR="00980987" w:rsidP="6600861E" w:rsidRDefault="00980987" w14:paraId="117CE12A" w14:textId="11772742">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472543FF" w14:textId="1FD82F54">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1"/>
          <w:bCs w:val="1"/>
          <w:i w:val="0"/>
          <w:iCs w:val="0"/>
          <w:caps w:val="0"/>
          <w:smallCaps w:val="0"/>
          <w:noProof w:val="0"/>
          <w:color w:val="000000" w:themeColor="text1" w:themeTint="FF" w:themeShade="FF"/>
          <w:sz w:val="22"/>
          <w:szCs w:val="22"/>
          <w:lang w:val="es"/>
        </w:rPr>
        <w:t>4.9 Degree centralization.</w:t>
      </w:r>
    </w:p>
    <w:p w:rsidRPr="00F95562" w:rsidR="00980987" w:rsidP="6600861E" w:rsidRDefault="00980987" w14:paraId="7D272438" w14:textId="4476B019">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 xml:space="preserve">Degree centralization is the extent to which the degree distribution is skewed. A centralized network has few nodes with many links, while a decentralized network has an homogenous distribution of links across nodes. More specifically, centralization is </w:t>
      </w:r>
      <w:r w:rsidRPr="6600861E" w:rsidR="340612EE">
        <w:rPr>
          <w:rFonts w:ascii="Segoe UI" w:hAnsi="Segoe UI" w:eastAsia="Segoe UI" w:cs="Segoe UI"/>
          <w:b w:val="0"/>
          <w:bCs w:val="0"/>
          <w:i w:val="0"/>
          <w:iCs w:val="0"/>
          <w:caps w:val="0"/>
          <w:smallCaps w:val="0"/>
          <w:noProof w:val="0"/>
          <w:color w:val="666666"/>
          <w:sz w:val="22"/>
          <w:szCs w:val="22"/>
          <w:lang w:val="en-US"/>
        </w:rPr>
        <w:t>[Ecuación]</w:t>
      </w: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 xml:space="preserve">where </w:t>
      </w:r>
      <w:r w:rsidRPr="6600861E" w:rsidR="340612EE">
        <w:rPr>
          <w:rFonts w:ascii="Segoe UI" w:hAnsi="Segoe UI" w:eastAsia="Segoe UI" w:cs="Segoe UI"/>
          <w:b w:val="0"/>
          <w:bCs w:val="0"/>
          <w:i w:val="0"/>
          <w:iCs w:val="0"/>
          <w:caps w:val="0"/>
          <w:smallCaps w:val="0"/>
          <w:noProof w:val="0"/>
          <w:color w:val="666666"/>
          <w:sz w:val="22"/>
          <w:szCs w:val="22"/>
          <w:lang w:val="en-US"/>
        </w:rPr>
        <w:t>[Ecuación]</w:t>
      </w: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is the maximum degree in the network.</w:t>
      </w:r>
    </w:p>
    <w:p w:rsidRPr="00F95562" w:rsidR="00980987" w:rsidP="6600861E" w:rsidRDefault="00980987" w14:paraId="58EBD86D" w14:textId="45A2C620">
      <w:pPr>
        <w:spacing w:line="360" w:lineRule="auto"/>
        <w:jc w:val="both"/>
        <w:rPr>
          <w:rFonts w:ascii="Arial" w:hAnsi="Arial" w:eastAsia="Arial" w:cs="Arial"/>
          <w:b w:val="0"/>
          <w:bCs w:val="0"/>
          <w:i w:val="0"/>
          <w:iCs w:val="0"/>
          <w:caps w:val="0"/>
          <w:smallCaps w:val="0"/>
          <w:noProof w:val="0"/>
          <w:color w:val="000000" w:themeColor="text1" w:themeTint="FF" w:themeShade="FF"/>
          <w:sz w:val="20"/>
          <w:szCs w:val="20"/>
          <w:lang w:val="en-US"/>
        </w:rPr>
      </w:pPr>
    </w:p>
    <w:p w:rsidRPr="00F95562" w:rsidR="00980987" w:rsidP="6600861E" w:rsidRDefault="00980987" w14:paraId="0691F203" w14:textId="78EE6B26">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1"/>
          <w:bCs w:val="1"/>
          <w:i w:val="0"/>
          <w:iCs w:val="0"/>
          <w:caps w:val="0"/>
          <w:smallCaps w:val="0"/>
          <w:noProof w:val="0"/>
          <w:color w:val="000000" w:themeColor="text1" w:themeTint="FF" w:themeShade="FF"/>
          <w:sz w:val="22"/>
          <w:szCs w:val="22"/>
          <w:lang w:val="es"/>
        </w:rPr>
        <w:t xml:space="preserve">4.10 Reciprocity </w:t>
      </w: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(only for directed networks)</w:t>
      </w:r>
    </w:p>
    <w:p w:rsidRPr="00F95562" w:rsidR="00980987" w:rsidP="6600861E" w:rsidRDefault="00980987" w14:paraId="64B597F2" w14:textId="0249F6B1">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 xml:space="preserve">Reciprocity is the proportion of ties in the network for which </w:t>
      </w:r>
      <w:r w:rsidRPr="6600861E" w:rsidR="340612EE">
        <w:rPr>
          <w:rFonts w:ascii="Segoe UI" w:hAnsi="Segoe UI" w:eastAsia="Segoe UI" w:cs="Segoe UI"/>
          <w:b w:val="0"/>
          <w:bCs w:val="0"/>
          <w:i w:val="0"/>
          <w:iCs w:val="0"/>
          <w:caps w:val="0"/>
          <w:smallCaps w:val="0"/>
          <w:noProof w:val="0"/>
          <w:color w:val="666666"/>
          <w:sz w:val="22"/>
          <w:szCs w:val="22"/>
          <w:lang w:val="en-US"/>
        </w:rPr>
        <w:t>[Ecuación]</w:t>
      </w: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 xml:space="preserve"> and </w:t>
      </w:r>
      <w:r w:rsidRPr="6600861E" w:rsidR="340612EE">
        <w:rPr>
          <w:rFonts w:ascii="Segoe UI" w:hAnsi="Segoe UI" w:eastAsia="Segoe UI" w:cs="Segoe UI"/>
          <w:b w:val="0"/>
          <w:bCs w:val="0"/>
          <w:i w:val="0"/>
          <w:iCs w:val="0"/>
          <w:caps w:val="0"/>
          <w:smallCaps w:val="0"/>
          <w:noProof w:val="0"/>
          <w:color w:val="666666"/>
          <w:sz w:val="22"/>
          <w:szCs w:val="22"/>
          <w:lang w:val="en-US"/>
        </w:rPr>
        <w:t>[Ecuación]</w:t>
      </w: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 xml:space="preserve"> out of all ties present in the network. Reciprocity gives an idea of the extent to which an A-&gt;B tie is likely to be observed if a B-&gt;A tie was observed.</w:t>
      </w:r>
    </w:p>
    <w:p w:rsidRPr="00F95562" w:rsidR="00980987" w:rsidP="6600861E" w:rsidRDefault="00980987" w14:paraId="6CCE6996" w14:textId="0A40C72B">
      <w:pPr>
        <w:spacing w:line="360" w:lineRule="auto"/>
        <w:jc w:val="both"/>
        <w:rPr>
          <w:rFonts w:ascii="Arial" w:hAnsi="Arial" w:eastAsia="Arial" w:cs="Arial"/>
          <w:b w:val="0"/>
          <w:bCs w:val="0"/>
          <w:i w:val="0"/>
          <w:iCs w:val="0"/>
          <w:caps w:val="0"/>
          <w:smallCaps w:val="0"/>
          <w:noProof w:val="0"/>
          <w:color w:val="000000" w:themeColor="text1" w:themeTint="FF" w:themeShade="FF"/>
          <w:sz w:val="20"/>
          <w:szCs w:val="20"/>
          <w:lang w:val="en-US"/>
        </w:rPr>
      </w:pPr>
    </w:p>
    <w:p w:rsidRPr="00F95562" w:rsidR="00980987" w:rsidP="6600861E" w:rsidRDefault="00980987" w14:paraId="66639736" w14:textId="59656489">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1"/>
          <w:bCs w:val="1"/>
          <w:i w:val="0"/>
          <w:iCs w:val="0"/>
          <w:caps w:val="0"/>
          <w:smallCaps w:val="0"/>
          <w:noProof w:val="0"/>
          <w:color w:val="000000" w:themeColor="text1" w:themeTint="FF" w:themeShade="FF"/>
          <w:sz w:val="22"/>
          <w:szCs w:val="22"/>
          <w:lang w:val="es"/>
        </w:rPr>
        <w:t>4.11 Indegree Centralization</w:t>
      </w:r>
    </w:p>
    <w:p w:rsidRPr="00F95562" w:rsidR="00980987" w:rsidP="6600861E" w:rsidRDefault="00980987" w14:paraId="24912756" w14:textId="663BF543">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 xml:space="preserve">Indegree centralization is the version of degree centralization for incoming ties. It is calculated in a similar way as degree centralization, replacing degree by indegree. </w:t>
      </w:r>
    </w:p>
    <w:p w:rsidRPr="00F95562" w:rsidR="00980987" w:rsidP="6600861E" w:rsidRDefault="00980987" w14:paraId="74BCA3BC" w14:textId="292A4EEC">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0D9148EF" w14:textId="6E3B2595">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1"/>
          <w:bCs w:val="1"/>
          <w:i w:val="0"/>
          <w:iCs w:val="0"/>
          <w:caps w:val="0"/>
          <w:smallCaps w:val="0"/>
          <w:noProof w:val="0"/>
          <w:color w:val="000000" w:themeColor="text1" w:themeTint="FF" w:themeShade="FF"/>
          <w:sz w:val="22"/>
          <w:szCs w:val="22"/>
          <w:lang w:val="es"/>
        </w:rPr>
        <w:t>4.12 Outdegree Centralization</w:t>
      </w:r>
    </w:p>
    <w:p w:rsidRPr="00F95562" w:rsidR="00980987" w:rsidP="6600861E" w:rsidRDefault="00980987" w14:paraId="548EAB1D" w14:textId="055A5B1D">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 xml:space="preserve">Outdegree centralization is the version of degree centralization for outgoing ties. It is calculated in a similar way as degree centralization, replacing degree by outdegree. </w:t>
      </w:r>
    </w:p>
    <w:p w:rsidRPr="00F95562" w:rsidR="00980987" w:rsidP="6600861E" w:rsidRDefault="00980987" w14:paraId="3BD17310" w14:textId="558DE2A0">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742F2226" w14:textId="2B4B23C6">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1"/>
          <w:bCs w:val="1"/>
          <w:i w:val="0"/>
          <w:iCs w:val="0"/>
          <w:caps w:val="0"/>
          <w:smallCaps w:val="0"/>
          <w:noProof w:val="0"/>
          <w:color w:val="000000" w:themeColor="text1" w:themeTint="FF" w:themeShade="FF"/>
          <w:sz w:val="22"/>
          <w:szCs w:val="22"/>
          <w:lang w:val="es"/>
        </w:rPr>
        <w:t xml:space="preserve">4.13 Number of new ties </w:t>
      </w: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(longitudinal networks only)</w:t>
      </w:r>
    </w:p>
    <w:p w:rsidRPr="00F95562" w:rsidR="00980987" w:rsidP="6600861E" w:rsidRDefault="00980987" w14:paraId="512FA089" w14:textId="17377988">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 xml:space="preserve">The number of new ties is the number of ties that exist at t+1 that did not exist at t. This helps provide a basic understanding of the amount of change occurring in a network over time. </w:t>
      </w:r>
    </w:p>
    <w:p w:rsidRPr="00F95562" w:rsidR="00980987" w:rsidP="6600861E" w:rsidRDefault="00980987" w14:paraId="26309D0F" w14:textId="416017E7">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00A0FB30" w14:textId="19CAF4C9">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1"/>
          <w:bCs w:val="1"/>
          <w:i w:val="0"/>
          <w:iCs w:val="0"/>
          <w:caps w:val="0"/>
          <w:smallCaps w:val="0"/>
          <w:noProof w:val="0"/>
          <w:color w:val="000000" w:themeColor="text1" w:themeTint="FF" w:themeShade="FF"/>
          <w:sz w:val="22"/>
          <w:szCs w:val="22"/>
          <w:lang w:val="es"/>
        </w:rPr>
        <w:t xml:space="preserve">4.14 Number of lost ties </w:t>
      </w: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(longitudinal networks only)</w:t>
      </w:r>
    </w:p>
    <w:p w:rsidRPr="00F95562" w:rsidR="00980987" w:rsidP="6600861E" w:rsidRDefault="00980987" w14:paraId="054C0466" w14:textId="3944FEFA">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The number of lost ties is the number of ties that existed at t-1 that do not exist at t anymore.</w:t>
      </w:r>
    </w:p>
    <w:p w:rsidRPr="00F95562" w:rsidR="00980987" w:rsidP="6600861E" w:rsidRDefault="00980987" w14:paraId="26B8B137" w14:textId="5DF9DA70">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35C68C91" w14:textId="67C5A237">
      <w:pPr>
        <w:pStyle w:val="ListParagraph"/>
        <w:numPr>
          <w:ilvl w:val="0"/>
          <w:numId w:val="2"/>
        </w:num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1"/>
          <w:bCs w:val="1"/>
          <w:i w:val="0"/>
          <w:iCs w:val="0"/>
          <w:caps w:val="0"/>
          <w:smallCaps w:val="0"/>
          <w:noProof w:val="0"/>
          <w:color w:val="000000" w:themeColor="text1" w:themeTint="FF" w:themeShade="FF"/>
          <w:sz w:val="22"/>
          <w:szCs w:val="22"/>
          <w:lang w:val="es"/>
        </w:rPr>
        <w:t>ADDITIONAL FIELDS</w:t>
      </w:r>
    </w:p>
    <w:p w:rsidRPr="00F95562" w:rsidR="00980987" w:rsidP="6600861E" w:rsidRDefault="00980987" w14:paraId="22341095" w14:textId="11164CA0">
      <w:pPr>
        <w:spacing w:line="276" w:lineRule="auto"/>
        <w:ind w:left="720"/>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409D50F4" w14:textId="4221CFA7">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1"/>
          <w:bCs w:val="1"/>
          <w:i w:val="0"/>
          <w:iCs w:val="0"/>
          <w:caps w:val="0"/>
          <w:smallCaps w:val="0"/>
          <w:noProof w:val="0"/>
          <w:color w:val="000000" w:themeColor="text1" w:themeTint="FF" w:themeShade="FF"/>
          <w:sz w:val="22"/>
          <w:szCs w:val="22"/>
          <w:lang w:val="es"/>
        </w:rPr>
        <w:t>5.1 Dataset DOI</w:t>
      </w:r>
    </w:p>
    <w:p w:rsidRPr="00F95562" w:rsidR="00980987" w:rsidP="6600861E" w:rsidRDefault="00980987" w14:paraId="09F155E2" w14:textId="2AFE995B">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28B5639D" w14:textId="358ADF58">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A proper systematization of network data should be accompanied by a unique identifier of each data entry. This field is intended to hold this number. DOI would be assigned to the network data upon registration on the data in the network protocol webpage (to be created).</w:t>
      </w:r>
    </w:p>
    <w:p w:rsidRPr="00F95562" w:rsidR="00980987" w:rsidP="6600861E" w:rsidRDefault="00980987" w14:paraId="0AB770C1" w14:textId="3DE87FA6">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33AC4E55" w14:textId="700D2741">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1"/>
          <w:bCs w:val="1"/>
          <w:i w:val="0"/>
          <w:iCs w:val="0"/>
          <w:caps w:val="0"/>
          <w:smallCaps w:val="0"/>
          <w:noProof w:val="0"/>
          <w:color w:val="000000" w:themeColor="text1" w:themeTint="FF" w:themeShade="FF"/>
          <w:sz w:val="22"/>
          <w:szCs w:val="22"/>
          <w:lang w:val="es"/>
        </w:rPr>
        <w:t>5.2 Additional information</w:t>
      </w:r>
    </w:p>
    <w:p w:rsidRPr="00F95562" w:rsidR="00980987" w:rsidP="6600861E" w:rsidRDefault="00980987" w14:paraId="437E6FF0" w14:textId="0A608D99">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Pr="00F95562" w:rsidR="00980987" w:rsidP="6600861E" w:rsidRDefault="00980987" w14:paraId="31CE95DA" w14:textId="3324FABA">
      <w:pPr>
        <w:spacing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600861E" w:rsidR="340612EE">
        <w:rPr>
          <w:rFonts w:ascii="Arial" w:hAnsi="Arial" w:eastAsia="Arial" w:cs="Arial"/>
          <w:b w:val="0"/>
          <w:bCs w:val="0"/>
          <w:i w:val="0"/>
          <w:iCs w:val="0"/>
          <w:caps w:val="0"/>
          <w:smallCaps w:val="0"/>
          <w:noProof w:val="0"/>
          <w:color w:val="000000" w:themeColor="text1" w:themeTint="FF" w:themeShade="FF"/>
          <w:sz w:val="22"/>
          <w:szCs w:val="22"/>
          <w:lang w:val="es"/>
        </w:rPr>
        <w:t>This field is meant to include any other information (not included in the previous fields) the author might consider relevant to understand the network data. While we expect the protocol to be comprehensive, we are aware network data can be diverse so we left this space for any additional details. Please note this field is not intended for article-specific information like results of the analysis or details on the use of the data, among others.</w:t>
      </w:r>
    </w:p>
    <w:p w:rsidRPr="00F95562" w:rsidR="00980987" w:rsidP="6600861E" w:rsidRDefault="00980987" w14:paraId="67C444FE" w14:textId="08302690">
      <w:pPr>
        <w:pStyle w:val="Normal"/>
        <w:jc w:val="both"/>
        <w:rPr>
          <w:lang w:val="en-US"/>
        </w:rPr>
      </w:pPr>
    </w:p>
    <w:sectPr w:rsidRPr="00F95562" w:rsidR="00980987">
      <w:footerReference w:type="default" r:id="rId15"/>
      <w:pgSz w:w="11909" w:h="16834" w:orient="portrait"/>
      <w:pgMar w:top="1440" w:right="1440" w:bottom="1440" w:left="1440" w:header="720" w:footer="720" w:gutter="0"/>
      <w:pgNumType w:start="1"/>
      <w:cols w:space="720"/>
      <w:headerReference w:type="default" r:id="R115bfaf3e5fd4d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 w:author="Claudia Patricia Estévez Mujica" w:date="2023-07-04T15:06:00Z" w:id="0">
    <w:p w:rsidR="00980987" w:rsidRDefault="00533D11" w14:paraId="6F97BE1B" w14:textId="77777777">
      <w:pPr>
        <w:widowControl w:val="0"/>
        <w:pBdr>
          <w:top w:val="nil"/>
          <w:left w:val="nil"/>
          <w:bottom w:val="nil"/>
          <w:right w:val="nil"/>
          <w:between w:val="nil"/>
        </w:pBdr>
        <w:spacing w:line="240" w:lineRule="auto"/>
        <w:rPr>
          <w:color w:val="000000"/>
        </w:rPr>
      </w:pPr>
      <w:r>
        <w:rPr>
          <w:color w:val="000000"/>
        </w:rPr>
        <w:t>I do not understand this phrase</w:t>
      </w:r>
    </w:p>
  </w:comment>
  <w:comment w:initials="" w:author="Claudia Patricia Estévez Mujica" w:date="2023-07-04T17:15:00Z" w:id="1">
    <w:p w:rsidR="00980987" w:rsidRDefault="00533D11" w14:paraId="2B64F8FD" w14:textId="77777777">
      <w:pPr>
        <w:widowControl w:val="0"/>
        <w:pBdr>
          <w:top w:val="nil"/>
          <w:left w:val="nil"/>
          <w:bottom w:val="nil"/>
          <w:right w:val="nil"/>
          <w:between w:val="nil"/>
        </w:pBdr>
        <w:spacing w:line="240" w:lineRule="auto"/>
        <w:rPr>
          <w:color w:val="000000"/>
        </w:rPr>
      </w:pPr>
      <w:r>
        <w:rPr>
          <w:color w:val="000000"/>
        </w:rPr>
        <w:t>I would not claim from the pure beginning that it is secondary...</w:t>
      </w:r>
    </w:p>
  </w:comment>
  <w:comment w:initials="" w:author="Eric Quintane" w:date="2023-06-26T12:17:00Z" w:id="2">
    <w:p w:rsidR="00980987" w:rsidRDefault="00533D11" w14:paraId="5BB0BA08" w14:textId="77777777">
      <w:pPr>
        <w:widowControl w:val="0"/>
        <w:pBdr>
          <w:top w:val="nil"/>
          <w:left w:val="nil"/>
          <w:bottom w:val="nil"/>
          <w:right w:val="nil"/>
          <w:between w:val="nil"/>
        </w:pBdr>
        <w:spacing w:line="240" w:lineRule="auto"/>
        <w:rPr>
          <w:color w:val="000000"/>
        </w:rPr>
      </w:pPr>
      <w:r>
        <w:rPr>
          <w:color w:val="000000"/>
        </w:rPr>
        <w:t>Why didn't that come from the earlier steps? I think we should remove this sentence.</w:t>
      </w:r>
    </w:p>
  </w:comment>
  <w:comment w:initials="" w:author="Claudia Patricia Estévez Mujica" w:date="2023-07-04T17:35:00Z" w:id="3">
    <w:p w:rsidR="00980987" w:rsidRDefault="00533D11" w14:paraId="25DDA09F" w14:textId="77777777">
      <w:pPr>
        <w:widowControl w:val="0"/>
        <w:pBdr>
          <w:top w:val="nil"/>
          <w:left w:val="nil"/>
          <w:bottom w:val="nil"/>
          <w:right w:val="nil"/>
          <w:between w:val="nil"/>
        </w:pBdr>
        <w:spacing w:line="240" w:lineRule="auto"/>
        <w:rPr>
          <w:color w:val="000000"/>
        </w:rPr>
      </w:pPr>
      <w:r>
        <w:rPr>
          <w:color w:val="000000"/>
        </w:rPr>
        <w:t xml:space="preserve">The </w:t>
      </w:r>
      <w:r>
        <w:rPr>
          <w:color w:val="000000"/>
        </w:rPr>
        <w:t>statistics section was not part of the original design. Since the original idea was to upload the networks to the app, and let the app do the magic...</w:t>
      </w:r>
    </w:p>
  </w:comment>
  <w:comment w:initials="" w:author="Claudia Patricia Estévez Mujica" w:date="2023-07-04T17:40:00Z" w:id="4">
    <w:p w:rsidR="00980987" w:rsidRDefault="00533D11" w14:paraId="4267B3D3" w14:textId="77777777">
      <w:pPr>
        <w:widowControl w:val="0"/>
        <w:pBdr>
          <w:top w:val="nil"/>
          <w:left w:val="nil"/>
          <w:bottom w:val="nil"/>
          <w:right w:val="nil"/>
          <w:between w:val="nil"/>
        </w:pBdr>
        <w:spacing w:line="240" w:lineRule="auto"/>
        <w:rPr>
          <w:color w:val="000000"/>
        </w:rPr>
      </w:pPr>
      <w:r>
        <w:rPr>
          <w:color w:val="000000"/>
        </w:rPr>
        <w:t>If we leave this alone, people might ask why do we need the rest of the fields ,no?</w:t>
      </w:r>
      <w:r>
        <w:rPr>
          <w:rStyle w:val="CommentReference"/>
        </w:rPr>
        <w:annotationRef/>
      </w:r>
    </w:p>
  </w:comment>
  <w:comment w:initials="CM" w:author="Claudia Patricia Estévez Mujica" w:date="2023-10-10T18:58:48" w:id="2054545185">
    <w:p w:rsidR="66DAC46A" w:rsidP="336593A8" w:rsidRDefault="66DAC46A" w14:paraId="4C9E03F3" w14:textId="3E3583EE">
      <w:pPr>
        <w:pStyle w:val="CommentText"/>
      </w:pPr>
      <w:r w:rsidR="336593A8">
        <w:rPr/>
        <w:t>I´m sure this is not well written. Please take a look into the original paper page 1268 before the nettwork structure title</w:t>
      </w:r>
      <w:r>
        <w:rPr>
          <w:rStyle w:val="CommentReference"/>
        </w:rPr>
        <w:annotationRef/>
      </w:r>
    </w:p>
  </w:comment>
  <w:comment w:initials="CM" w:author="Claudia Patricia Estévez Mujica" w:date="2023-10-10T18:59:38" w:id="1436397708">
    <w:p w:rsidR="66DAC46A" w:rsidRDefault="66DAC46A" w14:paraId="0DB62557" w14:textId="0AB514E9">
      <w:pPr>
        <w:pStyle w:val="CommentText"/>
      </w:pPr>
      <w:r w:rsidR="66DAC46A">
        <w:rPr/>
        <w:t>The main question is how can they tell they excluded families wth no active participation</w:t>
      </w:r>
      <w:r>
        <w:rPr>
          <w:rStyle w:val="CommentReference"/>
        </w:rPr>
        <w:annotationRef/>
      </w:r>
    </w:p>
  </w:comment>
  <w:comment w:initials="CM" w:author="Claudia Patricia Estévez Mujica" w:date="2023-12-04T00:59:48" w:id="1255052843">
    <w:p w:rsidR="7B96E0D9" w:rsidRDefault="7B96E0D9" w14:paraId="2C8876A2" w14:textId="0BD9D43C">
      <w:pPr>
        <w:pStyle w:val="CommentText"/>
      </w:pPr>
      <w:r w:rsidR="7B96E0D9">
        <w:rPr/>
        <w:t>Please add an example, I do not have a nice and simple one</w:t>
      </w:r>
      <w:r>
        <w:rPr>
          <w:rStyle w:val="CommentReference"/>
        </w:rPr>
        <w:annotationRef/>
      </w:r>
    </w:p>
    <w:p w:rsidR="7B96E0D9" w:rsidRDefault="7B96E0D9" w14:paraId="3A8FBF42" w14:textId="2A987638">
      <w:pPr>
        <w:pStyle w:val="CommentText"/>
      </w:pPr>
    </w:p>
  </w:comment>
  <w:comment w:initials="CM" w:author="Claudia Patricia Estévez Mujica" w:date="2023-12-08T02:49:42" w:id="1293298076">
    <w:p w:rsidR="6A15567E" w:rsidRDefault="6A15567E" w14:paraId="4149E31E" w14:textId="538D0F23">
      <w:pPr>
        <w:pStyle w:val="CommentText"/>
      </w:pPr>
      <w:r w:rsidR="6A15567E">
        <w:rPr/>
        <w:t>claudia</w:t>
      </w:r>
      <w:r>
        <w:rPr>
          <w:rStyle w:val="CommentReference"/>
        </w:rPr>
        <w:annotationRef/>
      </w:r>
    </w:p>
  </w:comment>
  <w:comment w:initials="CM" w:author="Claudia Patricia Estévez Mujica" w:date="2023-12-08T02:50:06" w:id="618438132">
    <w:p w:rsidR="6A15567E" w:rsidRDefault="6A15567E" w14:paraId="7219224D" w14:textId="252B0A4F">
      <w:pPr>
        <w:pStyle w:val="CommentText"/>
      </w:pPr>
      <w:r w:rsidR="6A15567E">
        <w:rPr/>
        <w:t>eric, more on this, why important</w:t>
      </w:r>
      <w:r>
        <w:rPr>
          <w:rStyle w:val="CommentReference"/>
        </w:rPr>
        <w:annotationRef/>
      </w:r>
    </w:p>
  </w:comment>
  <w:comment w:initials="CM" w:author="Claudia Patricia Estévez Mujica" w:date="2023-12-08T02:56:26" w:id="1779912975">
    <w:p w:rsidR="6A15567E" w:rsidRDefault="6A15567E" w14:paraId="1C637F8E" w14:textId="7A083140">
      <w:pPr>
        <w:pStyle w:val="CommentText"/>
      </w:pPr>
      <w:r w:rsidR="6A15567E">
        <w:rPr/>
        <w:t xml:space="preserve">data mixed with research is a problem because you cant reuse data properly, justification of hte decisions and comparability.. Details are not easy to find. </w:t>
      </w:r>
      <w:r>
        <w:rPr>
          <w:rStyle w:val="CommentReference"/>
        </w:rPr>
        <w:annotationRef/>
      </w:r>
    </w:p>
  </w:comment>
  <w:comment w:initials="CM" w:author="Claudia Patricia Estévez Mujica" w:date="2023-12-08T02:57:03" w:id="695849655">
    <w:p w:rsidR="6A15567E" w:rsidRDefault="6A15567E" w14:paraId="53A8FC19" w14:textId="2DABCD11">
      <w:pPr>
        <w:pStyle w:val="CommentText"/>
      </w:pPr>
      <w:r w:rsidR="6A15567E">
        <w:rPr/>
        <w:t>need list</w:t>
      </w:r>
      <w:r>
        <w:rPr>
          <w:rStyle w:val="CommentReference"/>
        </w:rPr>
        <w:annotationRef/>
      </w:r>
    </w:p>
  </w:comment>
  <w:comment w:initials="CM" w:author="Claudia Patricia Estévez Mujica" w:date="2023-12-08T03:02:27" w:id="2088117490">
    <w:p w:rsidR="6A15567E" w:rsidRDefault="6A15567E" w14:paraId="77B662E3" w14:textId="5EB21FB8">
      <w:pPr>
        <w:pStyle w:val="CommentText"/>
      </w:pPr>
      <w:r w:rsidR="6A15567E">
        <w:rPr/>
        <w:t>details abotu what you did (process of collecting and cleaning)</w:t>
      </w:r>
      <w:r>
        <w:rPr>
          <w:rStyle w:val="CommentReference"/>
        </w:rPr>
        <w:annotationRef/>
      </w:r>
    </w:p>
  </w:comment>
  <w:comment w:initials="CM" w:author="Claudia Patricia Estévez Mujica" w:date="2023-12-08T03:03:25" w:id="1596273592">
    <w:p w:rsidR="6A15567E" w:rsidRDefault="6A15567E" w14:paraId="2D644248" w14:textId="0779A5F8">
      <w:pPr>
        <w:pStyle w:val="CommentText"/>
      </w:pPr>
      <w:r w:rsidR="6A15567E">
        <w:rPr/>
        <w:t>taking many texts to explain one thing or mixing network information with research details.</w:t>
      </w:r>
      <w:r>
        <w:rPr>
          <w:rStyle w:val="CommentReference"/>
        </w:rPr>
        <w:annotationRef/>
      </w:r>
    </w:p>
  </w:comment>
  <w:comment w:initials="CM" w:author="Claudia Patricia Estévez Mujica" w:date="2023-12-08T03:09:23" w:id="43411490">
    <w:p w:rsidR="6A15567E" w:rsidRDefault="6A15567E" w14:paraId="2767C717" w14:textId="7D514EE8">
      <w:pPr>
        <w:pStyle w:val="CommentText"/>
      </w:pPr>
      <w:r w:rsidR="6A15567E">
        <w:rPr/>
        <w:t>and process of collecting the data</w:t>
      </w:r>
      <w:r>
        <w:rPr>
          <w:rStyle w:val="CommentReference"/>
        </w:rPr>
        <w:annotationRef/>
      </w:r>
    </w:p>
  </w:comment>
  <w:comment w:initials="CM" w:author="Claudia Patricia Estévez Mujica" w:date="2023-12-08T03:12:40" w:id="1871530437">
    <w:p w:rsidR="6A15567E" w:rsidRDefault="6A15567E" w14:paraId="59D420B4" w14:textId="403FEAEB">
      <w:pPr>
        <w:pStyle w:val="CommentText"/>
      </w:pPr>
      <w:r w:rsidR="6A15567E">
        <w:rPr/>
        <w:t>eric check in the padgetts paper</w:t>
      </w:r>
      <w:r>
        <w:rPr>
          <w:rStyle w:val="CommentReference"/>
        </w:rPr>
        <w:annotationRef/>
      </w:r>
    </w:p>
  </w:comment>
  <w:comment w:initials="CM" w:author="Claudia Patricia Estévez Mujica" w:date="2023-12-08T03:15:41" w:id="895507605">
    <w:p w:rsidR="6A15567E" w:rsidRDefault="6A15567E" w14:paraId="4B2DC562" w14:textId="22FA5A4F">
      <w:pPr>
        <w:pStyle w:val="CommentText"/>
      </w:pPr>
      <w:r w:rsidR="6A15567E">
        <w:rPr/>
        <w:t>inegrate</w:t>
      </w:r>
      <w:r>
        <w:rPr>
          <w:rStyle w:val="CommentReference"/>
        </w:rPr>
        <w:annotationRef/>
      </w:r>
    </w:p>
  </w:comment>
  <w:comment w:initials="CM" w:author="Claudia Patricia Estévez Mujica" w:date="2023-12-08T03:19:57" w:id="873835297">
    <w:p w:rsidR="6A15567E" w:rsidRDefault="6A15567E" w14:paraId="1B437A1C" w14:textId="5472EFDD">
      <w:pPr>
        <w:pStyle w:val="CommentText"/>
      </w:pPr>
      <w:r w:rsidR="6A15567E">
        <w:rPr/>
        <w:t>dichotomizing</w:t>
      </w:r>
      <w:r>
        <w:rPr>
          <w:rStyle w:val="CommentReference"/>
        </w:rPr>
        <w:annotationRef/>
      </w:r>
    </w:p>
  </w:comment>
  <w:comment w:initials="CM" w:author="Claudia Patricia Estévez Mujica" w:date="2023-12-08T03:20:32" w:id="78230010">
    <w:p w:rsidR="6A15567E" w:rsidRDefault="6A15567E" w14:paraId="11B385EE" w14:textId="02CCFAE3">
      <w:pPr>
        <w:pStyle w:val="CommentText"/>
      </w:pPr>
      <w:r w:rsidR="6A15567E">
        <w:rPr/>
        <w:t>again!</w:t>
      </w:r>
      <w:r>
        <w:rPr>
          <w:rStyle w:val="CommentReference"/>
        </w:rPr>
        <w:annotationRef/>
      </w:r>
    </w:p>
  </w:comment>
  <w:comment w:initials="CM" w:author="Claudia Patricia Estévez Mujica" w:date="2023-12-08T03:26:06" w:id="1302262266">
    <w:p w:rsidR="6A15567E" w:rsidRDefault="6A15567E" w14:paraId="18BB06D8" w14:textId="11F5CD70">
      <w:pPr>
        <w:pStyle w:val="CommentText"/>
      </w:pPr>
      <w:r w:rsidR="6A15567E">
        <w:rPr/>
        <w:t>add something</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6F97BE1B"/>
  <w15:commentEx w15:done="0" w15:paraId="2B64F8FD"/>
  <w15:commentEx w15:done="0" w15:paraId="5BB0BA08"/>
  <w15:commentEx w15:done="0" w15:paraId="25DDA09F"/>
  <w15:commentEx w15:done="1" w15:paraId="4267B3D3"/>
  <w15:commentEx w15:done="0" w15:paraId="4C9E03F3"/>
  <w15:commentEx w15:done="0" w15:paraId="0DB62557" w15:paraIdParent="4C9E03F3"/>
  <w15:commentEx w15:done="0" w15:paraId="3A8FBF42"/>
  <w15:commentEx w15:done="0" w15:paraId="4149E31E"/>
  <w15:commentEx w15:done="0" w15:paraId="7219224D"/>
  <w15:commentEx w15:done="0" w15:paraId="1C637F8E" w15:paraIdParent="7219224D"/>
  <w15:commentEx w15:done="0" w15:paraId="53A8FC19"/>
  <w15:commentEx w15:done="0" w15:paraId="77B662E3"/>
  <w15:commentEx w15:done="0" w15:paraId="2D644248"/>
  <w15:commentEx w15:done="0" w15:paraId="2767C717"/>
  <w15:commentEx w15:done="0" w15:paraId="59D420B4"/>
  <w15:commentEx w15:done="0" w15:paraId="4B2DC562"/>
  <w15:commentEx w15:done="0" w15:paraId="1B437A1C" w15:paraIdParent="3A8FBF42"/>
  <w15:commentEx w15:done="0" w15:paraId="11B385EE"/>
  <w15:commentEx w15:done="1" w15:paraId="18BB06D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F523CE8" w16cex:dateUtc="2023-10-10T23:58:48.809Z"/>
  <w16cex:commentExtensible w16cex:durableId="73649CFA" w16cex:dateUtc="2023-10-10T23:59:38.671Z"/>
  <w16cex:commentExtensible w16cex:durableId="36BAF985" w16cex:dateUtc="2023-12-04T05:59:48.549Z"/>
  <w16cex:commentExtensible w16cex:durableId="0365361F" w16cex:dateUtc="2023-12-08T07:49:42.458Z"/>
  <w16cex:commentExtensible w16cex:durableId="7071F454" w16cex:dateUtc="2023-12-08T07:50:06.892Z"/>
  <w16cex:commentExtensible w16cex:durableId="466FA559" w16cex:dateUtc="2023-12-08T07:56:26.783Z"/>
  <w16cex:commentExtensible w16cex:durableId="767C401A" w16cex:dateUtc="2023-12-08T07:57:03.421Z"/>
  <w16cex:commentExtensible w16cex:durableId="788037DC" w16cex:dateUtc="2023-12-08T08:02:27.068Z"/>
  <w16cex:commentExtensible w16cex:durableId="51AD384C" w16cex:dateUtc="2023-12-08T08:03:25.875Z"/>
  <w16cex:commentExtensible w16cex:durableId="2E6B9CF9" w16cex:dateUtc="2023-12-08T08:09:23.902Z"/>
  <w16cex:commentExtensible w16cex:durableId="6C579D00" w16cex:dateUtc="2023-12-08T08:12:40.372Z"/>
  <w16cex:commentExtensible w16cex:durableId="4EADF1E3" w16cex:dateUtc="2023-12-08T08:15:41.354Z"/>
  <w16cex:commentExtensible w16cex:durableId="215C9A49" w16cex:dateUtc="2023-12-08T08:19:57.68Z"/>
  <w16cex:commentExtensible w16cex:durableId="62185AA3" w16cex:dateUtc="2023-12-08T08:20:32.824Z"/>
  <w16cex:commentExtensible w16cex:durableId="3E923B57" w16cex:dateUtc="2023-12-08T08:26:06.426Z"/>
</w16cex:commentsExtensible>
</file>

<file path=word/commentsIds.xml><?xml version="1.0" encoding="utf-8"?>
<w16cid:commentsIds xmlns:mc="http://schemas.openxmlformats.org/markup-compatibility/2006" xmlns:w16cid="http://schemas.microsoft.com/office/word/2016/wordml/cid" mc:Ignorable="w16cid">
  <w16cid:commentId w16cid:paraId="6F97BE1B" w16cid:durableId="22EC5EF5"/>
  <w16cid:commentId w16cid:paraId="2B64F8FD" w16cid:durableId="79BBD5A9"/>
  <w16cid:commentId w16cid:paraId="5BB0BA08" w16cid:durableId="44626714"/>
  <w16cid:commentId w16cid:paraId="25DDA09F" w16cid:durableId="0F72D461"/>
  <w16cid:commentId w16cid:paraId="4267B3D3" w16cid:durableId="20456C4E"/>
  <w16cid:commentId w16cid:paraId="4C9E03F3" w16cid:durableId="4F523CE8"/>
  <w16cid:commentId w16cid:paraId="0DB62557" w16cid:durableId="73649CFA"/>
  <w16cid:commentId w16cid:paraId="3A8FBF42" w16cid:durableId="36BAF985"/>
  <w16cid:commentId w16cid:paraId="4149E31E" w16cid:durableId="0365361F"/>
  <w16cid:commentId w16cid:paraId="7219224D" w16cid:durableId="7071F454"/>
  <w16cid:commentId w16cid:paraId="1C637F8E" w16cid:durableId="466FA559"/>
  <w16cid:commentId w16cid:paraId="53A8FC19" w16cid:durableId="767C401A"/>
  <w16cid:commentId w16cid:paraId="77B662E3" w16cid:durableId="788037DC"/>
  <w16cid:commentId w16cid:paraId="2D644248" w16cid:durableId="51AD384C"/>
  <w16cid:commentId w16cid:paraId="2767C717" w16cid:durableId="2E6B9CF9"/>
  <w16cid:commentId w16cid:paraId="59D420B4" w16cid:durableId="6C579D00"/>
  <w16cid:commentId w16cid:paraId="4B2DC562" w16cid:durableId="4EADF1E3"/>
  <w16cid:commentId w16cid:paraId="1B437A1C" w16cid:durableId="215C9A49"/>
  <w16cid:commentId w16cid:paraId="11B385EE" w16cid:durableId="62185AA3"/>
  <w16cid:commentId w16cid:paraId="18BB06D8" w16cid:durableId="3E923B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D4545" w:rsidRDefault="004D4545" w14:paraId="35F35BF5" w14:textId="77777777">
      <w:pPr>
        <w:spacing w:line="240" w:lineRule="auto"/>
      </w:pPr>
      <w:r>
        <w:separator/>
      </w:r>
    </w:p>
  </w:endnote>
  <w:endnote w:type="continuationSeparator" w:id="0">
    <w:p w:rsidR="004D4545" w:rsidRDefault="004D4545" w14:paraId="40F8885A"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80987" w:rsidP="6A15567E" w:rsidRDefault="00533D11" w14:paraId="5251D39F" w14:textId="36F5F8CC">
    <w:pPr>
      <w:jc w:val="right"/>
      <w:rPr>
        <w:noProof/>
      </w:rPr>
    </w:pPr>
    <w:r w:rsidRPr="6A15567E">
      <w:rPr>
        <w:noProof/>
      </w:rPr>
      <w:fldChar w:fldCharType="begin"/>
    </w:r>
    <w:r>
      <w:instrText xml:space="preserve">PAGE</w:instrText>
    </w:r>
    <w:r>
      <w:fldChar w:fldCharType="separate"/>
    </w:r>
    <w:r w:rsidRPr="6A15567E">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D4545" w:rsidRDefault="004D4545" w14:paraId="2E908100" w14:textId="77777777">
      <w:pPr>
        <w:spacing w:line="240" w:lineRule="auto"/>
      </w:pPr>
      <w:r>
        <w:separator/>
      </w:r>
    </w:p>
  </w:footnote>
  <w:footnote w:type="continuationSeparator" w:id="0">
    <w:p w:rsidR="004D4545" w:rsidRDefault="004D4545" w14:paraId="551943C4" w14:textId="77777777">
      <w:pPr>
        <w:spacing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6A15567E" w:rsidTr="6A15567E" w14:paraId="2967BBB3">
      <w:trPr>
        <w:trHeight w:val="300"/>
      </w:trPr>
      <w:tc>
        <w:tcPr>
          <w:tcW w:w="3005" w:type="dxa"/>
          <w:tcMar/>
        </w:tcPr>
        <w:p w:rsidR="6A15567E" w:rsidP="6A15567E" w:rsidRDefault="6A15567E" w14:paraId="3D27E7F4" w14:textId="3687BE46">
          <w:pPr>
            <w:pStyle w:val="Header"/>
            <w:bidi w:val="0"/>
            <w:ind w:left="-115"/>
            <w:jc w:val="left"/>
          </w:pPr>
        </w:p>
      </w:tc>
      <w:tc>
        <w:tcPr>
          <w:tcW w:w="3005" w:type="dxa"/>
          <w:tcMar/>
        </w:tcPr>
        <w:p w:rsidR="6A15567E" w:rsidP="6A15567E" w:rsidRDefault="6A15567E" w14:paraId="5655B4DB" w14:textId="18B92988">
          <w:pPr>
            <w:pStyle w:val="Header"/>
            <w:bidi w:val="0"/>
            <w:jc w:val="center"/>
          </w:pPr>
        </w:p>
      </w:tc>
      <w:tc>
        <w:tcPr>
          <w:tcW w:w="3005" w:type="dxa"/>
          <w:tcMar/>
        </w:tcPr>
        <w:p w:rsidR="6A15567E" w:rsidP="6A15567E" w:rsidRDefault="6A15567E" w14:paraId="38D4757F" w14:textId="6C682D96">
          <w:pPr>
            <w:pStyle w:val="Header"/>
            <w:bidi w:val="0"/>
            <w:ind w:right="-115"/>
            <w:jc w:val="right"/>
          </w:pPr>
        </w:p>
      </w:tc>
    </w:tr>
  </w:tbl>
  <w:p w:rsidR="6A15567E" w:rsidP="6A15567E" w:rsidRDefault="6A15567E" w14:paraId="35185B0C" w14:textId="3A934EA7">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8">
    <w:nsid w:val="43bf331f"/>
    <w:multiLevelType xmlns:w="http://schemas.openxmlformats.org/wordprocessingml/2006/main" w:val="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83928e7"/>
    <w:multiLevelType xmlns:w="http://schemas.openxmlformats.org/wordprocessingml/2006/main" w:val="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13f76ff"/>
    <w:multiLevelType xmlns:w="http://schemas.openxmlformats.org/wordprocessingml/2006/main" w:val="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1b8517a6"/>
    <w:multiLevelType xmlns:w="http://schemas.openxmlformats.org/wordprocessingml/2006/main" w:val="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39843b1"/>
    <w:multiLevelType xmlns:w="http://schemas.openxmlformats.org/wordprocessingml/2006/main" w:val="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2935ab4d"/>
    <w:multiLevelType xmlns:w="http://schemas.openxmlformats.org/wordprocessingml/2006/main" w:val="multilevel"/>
    <w:lvl xmlns:w="http://schemas.openxmlformats.org/wordprocessingml/2006/main" w:ilvl="0">
      <w:start w:val="2"/>
      <w:numFmt w:val="decimal"/>
      <w:lvlText w:val="%1."/>
      <w:lvlJc w:val="left"/>
      <w:pPr>
        <w:ind w:left="144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73a95d6"/>
    <w:multiLevelType xmlns:w="http://schemas.openxmlformats.org/wordprocessingml/2006/main" w:val="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bbc19fb"/>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FC47619"/>
    <w:multiLevelType w:val="multilevel"/>
    <w:tmpl w:val="E2FA27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16cid:durableId="589628474">
    <w:abstractNumId w:val="0"/>
  </w:num>
</w:numbering>
</file>

<file path=word/people.xml><?xml version="1.0" encoding="utf-8"?>
<w15:people xmlns:mc="http://schemas.openxmlformats.org/markup-compatibility/2006" xmlns:w15="http://schemas.microsoft.com/office/word/2012/wordml" mc:Ignorable="w15">
  <w15:person w15:author="Claudia Patricia Estévez Mujica">
    <w15:presenceInfo w15:providerId="AD" w15:userId="S::estevez_cp_javeriana.edu.co#ext#@esmtorg.onmicrosoft.com::99850993-027c-4794-8799-90597c444af1"/>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0987"/>
    <w:rsid w:val="001666BE"/>
    <w:rsid w:val="001E8F0E"/>
    <w:rsid w:val="00226FCF"/>
    <w:rsid w:val="0025754D"/>
    <w:rsid w:val="00285119"/>
    <w:rsid w:val="0032582E"/>
    <w:rsid w:val="00422D4C"/>
    <w:rsid w:val="004B6BDE"/>
    <w:rsid w:val="004D4545"/>
    <w:rsid w:val="004E73AB"/>
    <w:rsid w:val="00533D11"/>
    <w:rsid w:val="00537D70"/>
    <w:rsid w:val="00768704"/>
    <w:rsid w:val="00772CD1"/>
    <w:rsid w:val="007E670A"/>
    <w:rsid w:val="008763BF"/>
    <w:rsid w:val="008A6989"/>
    <w:rsid w:val="008C0ACA"/>
    <w:rsid w:val="00936823"/>
    <w:rsid w:val="00965B41"/>
    <w:rsid w:val="00980987"/>
    <w:rsid w:val="009C7A2F"/>
    <w:rsid w:val="009E6BD0"/>
    <w:rsid w:val="009F6669"/>
    <w:rsid w:val="00A04140"/>
    <w:rsid w:val="00A81BA2"/>
    <w:rsid w:val="00B7548E"/>
    <w:rsid w:val="00B913E7"/>
    <w:rsid w:val="00C04865"/>
    <w:rsid w:val="00C934D3"/>
    <w:rsid w:val="00EF2850"/>
    <w:rsid w:val="00F02A36"/>
    <w:rsid w:val="00F95562"/>
    <w:rsid w:val="00FC230A"/>
    <w:rsid w:val="0136146C"/>
    <w:rsid w:val="015D97BE"/>
    <w:rsid w:val="0246E789"/>
    <w:rsid w:val="02BFBB80"/>
    <w:rsid w:val="02C7A906"/>
    <w:rsid w:val="02D4C4AB"/>
    <w:rsid w:val="02FF8333"/>
    <w:rsid w:val="0306AD64"/>
    <w:rsid w:val="0357150C"/>
    <w:rsid w:val="03941A35"/>
    <w:rsid w:val="03CAA005"/>
    <w:rsid w:val="045B8BE1"/>
    <w:rsid w:val="04859B54"/>
    <w:rsid w:val="04904E86"/>
    <w:rsid w:val="04A9F8BB"/>
    <w:rsid w:val="04E93164"/>
    <w:rsid w:val="0506C07D"/>
    <w:rsid w:val="051E4A23"/>
    <w:rsid w:val="05317DC0"/>
    <w:rsid w:val="05B97DF8"/>
    <w:rsid w:val="05C054E7"/>
    <w:rsid w:val="05F748CE"/>
    <w:rsid w:val="065175B8"/>
    <w:rsid w:val="06C254E0"/>
    <w:rsid w:val="0705921A"/>
    <w:rsid w:val="073CD64E"/>
    <w:rsid w:val="0780E64F"/>
    <w:rsid w:val="0793192F"/>
    <w:rsid w:val="07932CA3"/>
    <w:rsid w:val="07BA0992"/>
    <w:rsid w:val="07C7EF48"/>
    <w:rsid w:val="07CE2987"/>
    <w:rsid w:val="07D341DE"/>
    <w:rsid w:val="084D3F31"/>
    <w:rsid w:val="086AA659"/>
    <w:rsid w:val="08D2DCA4"/>
    <w:rsid w:val="08F87684"/>
    <w:rsid w:val="08FA3A35"/>
    <w:rsid w:val="09191976"/>
    <w:rsid w:val="092EFD04"/>
    <w:rsid w:val="0936EA8A"/>
    <w:rsid w:val="0938D878"/>
    <w:rsid w:val="0939835E"/>
    <w:rsid w:val="0942F5E1"/>
    <w:rsid w:val="09546FB3"/>
    <w:rsid w:val="0A5F35C1"/>
    <w:rsid w:val="0A69B1DB"/>
    <w:rsid w:val="0A6A5ED2"/>
    <w:rsid w:val="0A89DCF3"/>
    <w:rsid w:val="0ACACD65"/>
    <w:rsid w:val="0AD2BAEB"/>
    <w:rsid w:val="0C00A469"/>
    <w:rsid w:val="0C1259D4"/>
    <w:rsid w:val="0C4C98BC"/>
    <w:rsid w:val="0D83BB0F"/>
    <w:rsid w:val="0DA1529D"/>
    <w:rsid w:val="0DABBE7E"/>
    <w:rsid w:val="0DB777B7"/>
    <w:rsid w:val="0DBC0047"/>
    <w:rsid w:val="0DE21FD4"/>
    <w:rsid w:val="0E026E27"/>
    <w:rsid w:val="0E06B9AD"/>
    <w:rsid w:val="0E3D0912"/>
    <w:rsid w:val="0E557BA0"/>
    <w:rsid w:val="0E84A734"/>
    <w:rsid w:val="0EA543B2"/>
    <w:rsid w:val="0EB47BE6"/>
    <w:rsid w:val="0EB6E833"/>
    <w:rsid w:val="0ECA167B"/>
    <w:rsid w:val="0F56452F"/>
    <w:rsid w:val="0F67B808"/>
    <w:rsid w:val="0F6F26DD"/>
    <w:rsid w:val="0F971B4B"/>
    <w:rsid w:val="0F9E2B14"/>
    <w:rsid w:val="0F9E3E88"/>
    <w:rsid w:val="0FBF3FFC"/>
    <w:rsid w:val="0FD86EBE"/>
    <w:rsid w:val="1018558E"/>
    <w:rsid w:val="109CB063"/>
    <w:rsid w:val="10A981D2"/>
    <w:rsid w:val="10C52846"/>
    <w:rsid w:val="1126E714"/>
    <w:rsid w:val="1133164D"/>
    <w:rsid w:val="115B105D"/>
    <w:rsid w:val="116CD950"/>
    <w:rsid w:val="11BF24E7"/>
    <w:rsid w:val="11DB2979"/>
    <w:rsid w:val="11EE88F5"/>
    <w:rsid w:val="123DD4E7"/>
    <w:rsid w:val="1260CB96"/>
    <w:rsid w:val="128273D4"/>
    <w:rsid w:val="12D5CBD6"/>
    <w:rsid w:val="13BE5144"/>
    <w:rsid w:val="13D9A548"/>
    <w:rsid w:val="141F079A"/>
    <w:rsid w:val="1448BD6B"/>
    <w:rsid w:val="14719C37"/>
    <w:rsid w:val="14799D31"/>
    <w:rsid w:val="148B7BD4"/>
    <w:rsid w:val="14A80337"/>
    <w:rsid w:val="14F2955B"/>
    <w:rsid w:val="151F04BE"/>
    <w:rsid w:val="1524D1CD"/>
    <w:rsid w:val="152E173D"/>
    <w:rsid w:val="15E49899"/>
    <w:rsid w:val="160D6C98"/>
    <w:rsid w:val="160D90F2"/>
    <w:rsid w:val="16788CE6"/>
    <w:rsid w:val="16C0A22E"/>
    <w:rsid w:val="16D0A3EA"/>
    <w:rsid w:val="16EDC06F"/>
    <w:rsid w:val="1759550D"/>
    <w:rsid w:val="17AAA775"/>
    <w:rsid w:val="17B32A9E"/>
    <w:rsid w:val="17FD7B79"/>
    <w:rsid w:val="182A9974"/>
    <w:rsid w:val="1830C632"/>
    <w:rsid w:val="1847EEFD"/>
    <w:rsid w:val="1857D064"/>
    <w:rsid w:val="18C15FB9"/>
    <w:rsid w:val="18DE42CD"/>
    <w:rsid w:val="18EC989E"/>
    <w:rsid w:val="19A3F60C"/>
    <w:rsid w:val="19E1F447"/>
    <w:rsid w:val="1A41A934"/>
    <w:rsid w:val="1A963C9D"/>
    <w:rsid w:val="1A9B9A1A"/>
    <w:rsid w:val="1A9E2136"/>
    <w:rsid w:val="1AA4A838"/>
    <w:rsid w:val="1AF25CB9"/>
    <w:rsid w:val="1B620C00"/>
    <w:rsid w:val="1B6DEE82"/>
    <w:rsid w:val="1B8F7126"/>
    <w:rsid w:val="1B9C8A2A"/>
    <w:rsid w:val="1C759E53"/>
    <w:rsid w:val="1C7CAE1C"/>
    <w:rsid w:val="1C7FE8BE"/>
    <w:rsid w:val="1CCCF065"/>
    <w:rsid w:val="1CD7FB79"/>
    <w:rsid w:val="1D2FE3B2"/>
    <w:rsid w:val="1D4BDA20"/>
    <w:rsid w:val="1D50BB9E"/>
    <w:rsid w:val="1DCA4FDB"/>
    <w:rsid w:val="1DDC48FA"/>
    <w:rsid w:val="1DF4F39A"/>
    <w:rsid w:val="1E068721"/>
    <w:rsid w:val="1E16FE30"/>
    <w:rsid w:val="1E1D25C6"/>
    <w:rsid w:val="1ECBB413"/>
    <w:rsid w:val="1EF16D68"/>
    <w:rsid w:val="1F0C54E4"/>
    <w:rsid w:val="1F1AEB6D"/>
    <w:rsid w:val="1F2F5772"/>
    <w:rsid w:val="1F78195B"/>
    <w:rsid w:val="1FABF9FE"/>
    <w:rsid w:val="1FAD3F15"/>
    <w:rsid w:val="200F5D51"/>
    <w:rsid w:val="20678474"/>
    <w:rsid w:val="2070C9E4"/>
    <w:rsid w:val="208D3DC9"/>
    <w:rsid w:val="20B12B7D"/>
    <w:rsid w:val="2111B259"/>
    <w:rsid w:val="2113E9BC"/>
    <w:rsid w:val="215AD62D"/>
    <w:rsid w:val="21A2C2A9"/>
    <w:rsid w:val="21ECEEFF"/>
    <w:rsid w:val="22369D55"/>
    <w:rsid w:val="23513DA1"/>
    <w:rsid w:val="2388BF60"/>
    <w:rsid w:val="238AF698"/>
    <w:rsid w:val="2449531B"/>
    <w:rsid w:val="24A62CC4"/>
    <w:rsid w:val="24B4EEC5"/>
    <w:rsid w:val="24E2CE74"/>
    <w:rsid w:val="24E79B5E"/>
    <w:rsid w:val="25248FC1"/>
    <w:rsid w:val="253AF597"/>
    <w:rsid w:val="2566B991"/>
    <w:rsid w:val="259418A9"/>
    <w:rsid w:val="25A50D07"/>
    <w:rsid w:val="25B57B84"/>
    <w:rsid w:val="25CBFB1F"/>
    <w:rsid w:val="25D62BC5"/>
    <w:rsid w:val="261FC696"/>
    <w:rsid w:val="263FBC3A"/>
    <w:rsid w:val="26ABFE20"/>
    <w:rsid w:val="26C06022"/>
    <w:rsid w:val="26C68D29"/>
    <w:rsid w:val="26CB4C73"/>
    <w:rsid w:val="26CC4892"/>
    <w:rsid w:val="276FE247"/>
    <w:rsid w:val="27BA2854"/>
    <w:rsid w:val="27C761BD"/>
    <w:rsid w:val="27E7E0E9"/>
    <w:rsid w:val="2894FB18"/>
    <w:rsid w:val="28EC3AB5"/>
    <w:rsid w:val="2914FB43"/>
    <w:rsid w:val="295C0EE1"/>
    <w:rsid w:val="2963321E"/>
    <w:rsid w:val="299FFB0D"/>
    <w:rsid w:val="29E1A476"/>
    <w:rsid w:val="2A0684C7"/>
    <w:rsid w:val="2A24A457"/>
    <w:rsid w:val="2A75BF1E"/>
    <w:rsid w:val="2A94598B"/>
    <w:rsid w:val="2ABCC502"/>
    <w:rsid w:val="2AC18242"/>
    <w:rsid w:val="2ADFE8B6"/>
    <w:rsid w:val="2B736609"/>
    <w:rsid w:val="2B89210D"/>
    <w:rsid w:val="2B9B290F"/>
    <w:rsid w:val="2B9EBD7F"/>
    <w:rsid w:val="2BBDFED8"/>
    <w:rsid w:val="2BD99D15"/>
    <w:rsid w:val="2C22207C"/>
    <w:rsid w:val="2C9957E3"/>
    <w:rsid w:val="2CC07BE5"/>
    <w:rsid w:val="2CE832B6"/>
    <w:rsid w:val="2CF2855E"/>
    <w:rsid w:val="2D129484"/>
    <w:rsid w:val="2D1D9F3D"/>
    <w:rsid w:val="2D228C73"/>
    <w:rsid w:val="2D6B4D00"/>
    <w:rsid w:val="2DD7D341"/>
    <w:rsid w:val="2DDA54F5"/>
    <w:rsid w:val="2E0A933A"/>
    <w:rsid w:val="2E27B6AB"/>
    <w:rsid w:val="2E472493"/>
    <w:rsid w:val="2E8708C4"/>
    <w:rsid w:val="2EB0C821"/>
    <w:rsid w:val="2EB96F9E"/>
    <w:rsid w:val="2EBC8010"/>
    <w:rsid w:val="2EF1D999"/>
    <w:rsid w:val="2F095051"/>
    <w:rsid w:val="2F3340FB"/>
    <w:rsid w:val="2F3E68AF"/>
    <w:rsid w:val="2F52D119"/>
    <w:rsid w:val="2F568DE0"/>
    <w:rsid w:val="2F966533"/>
    <w:rsid w:val="2F967912"/>
    <w:rsid w:val="2FAC43F8"/>
    <w:rsid w:val="2FB189D8"/>
    <w:rsid w:val="2FFB6B2A"/>
    <w:rsid w:val="30553FFF"/>
    <w:rsid w:val="307BF828"/>
    <w:rsid w:val="30D3A3D4"/>
    <w:rsid w:val="3131FB0C"/>
    <w:rsid w:val="31B5A90E"/>
    <w:rsid w:val="31CA8E43"/>
    <w:rsid w:val="31D4747B"/>
    <w:rsid w:val="32141BCA"/>
    <w:rsid w:val="329863D7"/>
    <w:rsid w:val="32B6DCF4"/>
    <w:rsid w:val="32CF6CC0"/>
    <w:rsid w:val="3302F127"/>
    <w:rsid w:val="330E58FD"/>
    <w:rsid w:val="3311ED7B"/>
    <w:rsid w:val="333CA18C"/>
    <w:rsid w:val="336593A8"/>
    <w:rsid w:val="336CA11E"/>
    <w:rsid w:val="337E7696"/>
    <w:rsid w:val="339AE71B"/>
    <w:rsid w:val="33CD3842"/>
    <w:rsid w:val="33DCAE00"/>
    <w:rsid w:val="33E4AEFA"/>
    <w:rsid w:val="33F9B188"/>
    <w:rsid w:val="340612EE"/>
    <w:rsid w:val="340F9E13"/>
    <w:rsid w:val="342388C5"/>
    <w:rsid w:val="347EE56C"/>
    <w:rsid w:val="34A90BF3"/>
    <w:rsid w:val="34B0BB82"/>
    <w:rsid w:val="34DC9605"/>
    <w:rsid w:val="350136E1"/>
    <w:rsid w:val="354BBC8C"/>
    <w:rsid w:val="369AE8C2"/>
    <w:rsid w:val="36A7B50E"/>
    <w:rsid w:val="37150FAC"/>
    <w:rsid w:val="377BDA66"/>
    <w:rsid w:val="37852B41"/>
    <w:rsid w:val="37898F45"/>
    <w:rsid w:val="381B35EE"/>
    <w:rsid w:val="3823BF71"/>
    <w:rsid w:val="385CDDDB"/>
    <w:rsid w:val="388DA6BE"/>
    <w:rsid w:val="3905CCBB"/>
    <w:rsid w:val="3917AAC7"/>
    <w:rsid w:val="393D0CF1"/>
    <w:rsid w:val="3948D571"/>
    <w:rsid w:val="3A518373"/>
    <w:rsid w:val="3A53F07E"/>
    <w:rsid w:val="3A8C3365"/>
    <w:rsid w:val="3A94B498"/>
    <w:rsid w:val="3ABD47B0"/>
    <w:rsid w:val="3AFF251A"/>
    <w:rsid w:val="3B57CF23"/>
    <w:rsid w:val="3B8F5BE7"/>
    <w:rsid w:val="3BA10982"/>
    <w:rsid w:val="3BB44311"/>
    <w:rsid w:val="3BE5709F"/>
    <w:rsid w:val="3BEFAD6B"/>
    <w:rsid w:val="3BF30894"/>
    <w:rsid w:val="3C8B128E"/>
    <w:rsid w:val="3C9AB11C"/>
    <w:rsid w:val="3D2D72ED"/>
    <w:rsid w:val="3D34E197"/>
    <w:rsid w:val="3DA66918"/>
    <w:rsid w:val="3E2B4C57"/>
    <w:rsid w:val="3E37DDCD"/>
    <w:rsid w:val="3E4D7F64"/>
    <w:rsid w:val="3E582913"/>
    <w:rsid w:val="3E8F573E"/>
    <w:rsid w:val="3EED23C7"/>
    <w:rsid w:val="3F203E64"/>
    <w:rsid w:val="3F4BBDEF"/>
    <w:rsid w:val="3F4C9ECA"/>
    <w:rsid w:val="3FE5B2FA"/>
    <w:rsid w:val="3FFFF866"/>
    <w:rsid w:val="402CD918"/>
    <w:rsid w:val="4032A4EB"/>
    <w:rsid w:val="406C8259"/>
    <w:rsid w:val="40A2A507"/>
    <w:rsid w:val="40EF8349"/>
    <w:rsid w:val="4174758F"/>
    <w:rsid w:val="4179A9DC"/>
    <w:rsid w:val="417AF796"/>
    <w:rsid w:val="4187E723"/>
    <w:rsid w:val="41B8E1A0"/>
    <w:rsid w:val="42040F4B"/>
    <w:rsid w:val="420C3DEA"/>
    <w:rsid w:val="4287E2E6"/>
    <w:rsid w:val="429D848E"/>
    <w:rsid w:val="42DAFFCA"/>
    <w:rsid w:val="42FA5412"/>
    <w:rsid w:val="4362C861"/>
    <w:rsid w:val="4393F4C3"/>
    <w:rsid w:val="43A4231B"/>
    <w:rsid w:val="43B86E42"/>
    <w:rsid w:val="442D5CE2"/>
    <w:rsid w:val="4481657E"/>
    <w:rsid w:val="44BCB621"/>
    <w:rsid w:val="44C45997"/>
    <w:rsid w:val="44CB4CE4"/>
    <w:rsid w:val="453FF37C"/>
    <w:rsid w:val="45543EA3"/>
    <w:rsid w:val="45E4E131"/>
    <w:rsid w:val="4631F4D4"/>
    <w:rsid w:val="469B8239"/>
    <w:rsid w:val="46E95EF9"/>
    <w:rsid w:val="46ED09D8"/>
    <w:rsid w:val="46F00F04"/>
    <w:rsid w:val="4705FAB0"/>
    <w:rsid w:val="473C4DB7"/>
    <w:rsid w:val="474FED0B"/>
    <w:rsid w:val="47589EB5"/>
    <w:rsid w:val="4782A25B"/>
    <w:rsid w:val="47C7584D"/>
    <w:rsid w:val="47FA0126"/>
    <w:rsid w:val="486765E6"/>
    <w:rsid w:val="48AF2A1E"/>
    <w:rsid w:val="48B96710"/>
    <w:rsid w:val="492E5CAC"/>
    <w:rsid w:val="4949AAFA"/>
    <w:rsid w:val="49699596"/>
    <w:rsid w:val="4A621FA6"/>
    <w:rsid w:val="4B070C89"/>
    <w:rsid w:val="4B58C142"/>
    <w:rsid w:val="4BE5990F"/>
    <w:rsid w:val="4BFFE097"/>
    <w:rsid w:val="4C16A744"/>
    <w:rsid w:val="4C46F6CE"/>
    <w:rsid w:val="4C6D94FD"/>
    <w:rsid w:val="4C8C7763"/>
    <w:rsid w:val="4CF491A3"/>
    <w:rsid w:val="4CFDD3F7"/>
    <w:rsid w:val="4D0A8EB2"/>
    <w:rsid w:val="4D30047D"/>
    <w:rsid w:val="4D6B1169"/>
    <w:rsid w:val="4D6E24C2"/>
    <w:rsid w:val="4E3178C0"/>
    <w:rsid w:val="4E64D8E8"/>
    <w:rsid w:val="4F50AE55"/>
    <w:rsid w:val="4F6A0D77"/>
    <w:rsid w:val="4F76D6BD"/>
    <w:rsid w:val="4F94F310"/>
    <w:rsid w:val="4FE0C4A0"/>
    <w:rsid w:val="5000A949"/>
    <w:rsid w:val="50263A66"/>
    <w:rsid w:val="505F173F"/>
    <w:rsid w:val="506B2D7A"/>
    <w:rsid w:val="507FB893"/>
    <w:rsid w:val="509D0CD5"/>
    <w:rsid w:val="50B41256"/>
    <w:rsid w:val="50B90A32"/>
    <w:rsid w:val="50C03E55"/>
    <w:rsid w:val="50D2328F"/>
    <w:rsid w:val="50E8151F"/>
    <w:rsid w:val="515E46B3"/>
    <w:rsid w:val="52204314"/>
    <w:rsid w:val="528E311B"/>
    <w:rsid w:val="53193A43"/>
    <w:rsid w:val="5322EEA9"/>
    <w:rsid w:val="53403B80"/>
    <w:rsid w:val="53AF4B6D"/>
    <w:rsid w:val="53CC4129"/>
    <w:rsid w:val="53D4AD97"/>
    <w:rsid w:val="5445587F"/>
    <w:rsid w:val="54684C99"/>
    <w:rsid w:val="549DA5F8"/>
    <w:rsid w:val="54DD3FE7"/>
    <w:rsid w:val="54E98617"/>
    <w:rsid w:val="55072B6C"/>
    <w:rsid w:val="555F4EDE"/>
    <w:rsid w:val="55A5DD97"/>
    <w:rsid w:val="55BA5FC0"/>
    <w:rsid w:val="56500624"/>
    <w:rsid w:val="567626AE"/>
    <w:rsid w:val="56F0EE99"/>
    <w:rsid w:val="570039AB"/>
    <w:rsid w:val="5711BB86"/>
    <w:rsid w:val="575AC321"/>
    <w:rsid w:val="5763ADC0"/>
    <w:rsid w:val="57B2C91C"/>
    <w:rsid w:val="57D546BA"/>
    <w:rsid w:val="57FF7BE6"/>
    <w:rsid w:val="5891EFA3"/>
    <w:rsid w:val="590A53FC"/>
    <w:rsid w:val="59430667"/>
    <w:rsid w:val="59F1DC48"/>
    <w:rsid w:val="5A1511D1"/>
    <w:rsid w:val="5A1E8CF1"/>
    <w:rsid w:val="5A2916A2"/>
    <w:rsid w:val="5A3093CD"/>
    <w:rsid w:val="5B0422FF"/>
    <w:rsid w:val="5B3DACA0"/>
    <w:rsid w:val="5B4196D7"/>
    <w:rsid w:val="5B850DB0"/>
    <w:rsid w:val="5BAB017D"/>
    <w:rsid w:val="5BB47FCC"/>
    <w:rsid w:val="5BBA5D52"/>
    <w:rsid w:val="5BF93C04"/>
    <w:rsid w:val="5C647C93"/>
    <w:rsid w:val="5CC7971E"/>
    <w:rsid w:val="5CDD6738"/>
    <w:rsid w:val="5D11F57A"/>
    <w:rsid w:val="5D46D1DE"/>
    <w:rsid w:val="5D562DB3"/>
    <w:rsid w:val="5D93B653"/>
    <w:rsid w:val="5DFB7DF1"/>
    <w:rsid w:val="5DFF77D8"/>
    <w:rsid w:val="5E182F83"/>
    <w:rsid w:val="5E7359A1"/>
    <w:rsid w:val="5E793799"/>
    <w:rsid w:val="5EAC1574"/>
    <w:rsid w:val="5EAF71A1"/>
    <w:rsid w:val="5EFACD02"/>
    <w:rsid w:val="5F256AA9"/>
    <w:rsid w:val="5F559748"/>
    <w:rsid w:val="5FA48A7A"/>
    <w:rsid w:val="5FD4AD44"/>
    <w:rsid w:val="5FDE6318"/>
    <w:rsid w:val="601D08F4"/>
    <w:rsid w:val="602E3057"/>
    <w:rsid w:val="604048EB"/>
    <w:rsid w:val="60AF32D4"/>
    <w:rsid w:val="60D0FF88"/>
    <w:rsid w:val="60F167A9"/>
    <w:rsid w:val="60F65A86"/>
    <w:rsid w:val="61022680"/>
    <w:rsid w:val="61405ADB"/>
    <w:rsid w:val="618C5160"/>
    <w:rsid w:val="62A97093"/>
    <w:rsid w:val="62DC2B3C"/>
    <w:rsid w:val="6346CAC4"/>
    <w:rsid w:val="6354A9B6"/>
    <w:rsid w:val="63BD4E1B"/>
    <w:rsid w:val="63CD5CBD"/>
    <w:rsid w:val="63EF3FE8"/>
    <w:rsid w:val="63FFDE52"/>
    <w:rsid w:val="640923C2"/>
    <w:rsid w:val="64146484"/>
    <w:rsid w:val="6452A870"/>
    <w:rsid w:val="646B6E3C"/>
    <w:rsid w:val="6477FB9D"/>
    <w:rsid w:val="6488D9FD"/>
    <w:rsid w:val="6497DFAF"/>
    <w:rsid w:val="649F80ED"/>
    <w:rsid w:val="6551E3C3"/>
    <w:rsid w:val="659BAEB3"/>
    <w:rsid w:val="65A4F423"/>
    <w:rsid w:val="65DBAF98"/>
    <w:rsid w:val="65DED6F8"/>
    <w:rsid w:val="65EE78D1"/>
    <w:rsid w:val="6600861E"/>
    <w:rsid w:val="6614C778"/>
    <w:rsid w:val="66BD2DE5"/>
    <w:rsid w:val="66DAC46A"/>
    <w:rsid w:val="675107D2"/>
    <w:rsid w:val="6816C9D7"/>
    <w:rsid w:val="68281AD9"/>
    <w:rsid w:val="6855559A"/>
    <w:rsid w:val="686D2EE6"/>
    <w:rsid w:val="688E258B"/>
    <w:rsid w:val="68900543"/>
    <w:rsid w:val="68E7D5A7"/>
    <w:rsid w:val="691203F6"/>
    <w:rsid w:val="69450934"/>
    <w:rsid w:val="69BBEA40"/>
    <w:rsid w:val="6A15567E"/>
    <w:rsid w:val="6A416C30"/>
    <w:rsid w:val="6AC3D30B"/>
    <w:rsid w:val="6AE0D995"/>
    <w:rsid w:val="6AFBA1DF"/>
    <w:rsid w:val="6B06F36B"/>
    <w:rsid w:val="6B702637"/>
    <w:rsid w:val="6BBA0079"/>
    <w:rsid w:val="6BD86EA2"/>
    <w:rsid w:val="6C01D79D"/>
    <w:rsid w:val="6C1435A7"/>
    <w:rsid w:val="6D236706"/>
    <w:rsid w:val="6D6EFE03"/>
    <w:rsid w:val="6D93CFA5"/>
    <w:rsid w:val="6DA6C098"/>
    <w:rsid w:val="6DB00608"/>
    <w:rsid w:val="6DCF8BD7"/>
    <w:rsid w:val="6DCFEAB1"/>
    <w:rsid w:val="6E0B7DB8"/>
    <w:rsid w:val="6E190C07"/>
    <w:rsid w:val="6E2890D6"/>
    <w:rsid w:val="6E49E046"/>
    <w:rsid w:val="6F2C2B23"/>
    <w:rsid w:val="6FC49247"/>
    <w:rsid w:val="702533A0"/>
    <w:rsid w:val="7099FCF8"/>
    <w:rsid w:val="70D3C7CD"/>
    <w:rsid w:val="710F5DA2"/>
    <w:rsid w:val="717E8CD5"/>
    <w:rsid w:val="71888F3F"/>
    <w:rsid w:val="71C57BD8"/>
    <w:rsid w:val="725ABB7A"/>
    <w:rsid w:val="72833374"/>
    <w:rsid w:val="72A997B5"/>
    <w:rsid w:val="732F4FB2"/>
    <w:rsid w:val="732F4FB2"/>
    <w:rsid w:val="734AD23F"/>
    <w:rsid w:val="73B1B78A"/>
    <w:rsid w:val="740A8897"/>
    <w:rsid w:val="7423BF6C"/>
    <w:rsid w:val="74D4DE0E"/>
    <w:rsid w:val="7554CC56"/>
    <w:rsid w:val="757B1B07"/>
    <w:rsid w:val="75A2C471"/>
    <w:rsid w:val="75A658F8"/>
    <w:rsid w:val="76403307"/>
    <w:rsid w:val="764D08AB"/>
    <w:rsid w:val="7670D90C"/>
    <w:rsid w:val="76A7BFFB"/>
    <w:rsid w:val="76B47362"/>
    <w:rsid w:val="770BC574"/>
    <w:rsid w:val="772765AE"/>
    <w:rsid w:val="77DC7AEC"/>
    <w:rsid w:val="77E5B673"/>
    <w:rsid w:val="780F26F8"/>
    <w:rsid w:val="783E2B2F"/>
    <w:rsid w:val="78DA6533"/>
    <w:rsid w:val="791A8ADE"/>
    <w:rsid w:val="7990895A"/>
    <w:rsid w:val="799E35C9"/>
    <w:rsid w:val="79D249E4"/>
    <w:rsid w:val="79F56175"/>
    <w:rsid w:val="7A082357"/>
    <w:rsid w:val="7A0F5D8E"/>
    <w:rsid w:val="7A8E8910"/>
    <w:rsid w:val="7AB4A99A"/>
    <w:rsid w:val="7AB713B1"/>
    <w:rsid w:val="7AD35AEE"/>
    <w:rsid w:val="7ADF867B"/>
    <w:rsid w:val="7AE756FF"/>
    <w:rsid w:val="7AF1B26D"/>
    <w:rsid w:val="7B9131D6"/>
    <w:rsid w:val="7B96E0D9"/>
    <w:rsid w:val="7BDF3697"/>
    <w:rsid w:val="7C1205F5"/>
    <w:rsid w:val="7C2274ED"/>
    <w:rsid w:val="7C23F206"/>
    <w:rsid w:val="7C2A5971"/>
    <w:rsid w:val="7C3D87B9"/>
    <w:rsid w:val="7C7DB4BC"/>
    <w:rsid w:val="7C8407BD"/>
    <w:rsid w:val="7D009DAF"/>
    <w:rsid w:val="7D0A8C89"/>
    <w:rsid w:val="7D0C819C"/>
    <w:rsid w:val="7D0D8977"/>
    <w:rsid w:val="7DBF4462"/>
    <w:rsid w:val="7E1DE112"/>
    <w:rsid w:val="7E4BEE17"/>
    <w:rsid w:val="7E54F7F7"/>
    <w:rsid w:val="7F1283BE"/>
    <w:rsid w:val="7F1842D0"/>
    <w:rsid w:val="7F21E14C"/>
    <w:rsid w:val="7F60A249"/>
    <w:rsid w:val="7F73D4A3"/>
    <w:rsid w:val="7F75287B"/>
    <w:rsid w:val="7FB2916B"/>
    <w:rsid w:val="7FE98564"/>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02B5D"/>
  <w15:docId w15:val="{37BE62FC-A841-49B1-B9CD-77463AF2653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NormalTable0" w:customStyle="1">
    <w:name w:val="Normal Table0"/>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24108">
      <w:bodyDiv w:val="1"/>
      <w:marLeft w:val="0"/>
      <w:marRight w:val="0"/>
      <w:marTop w:val="0"/>
      <w:marBottom w:val="0"/>
      <w:divBdr>
        <w:top w:val="none" w:sz="0" w:space="0" w:color="auto"/>
        <w:left w:val="none" w:sz="0" w:space="0" w:color="auto"/>
        <w:bottom w:val="none" w:sz="0" w:space="0" w:color="auto"/>
        <w:right w:val="none" w:sz="0" w:space="0" w:color="auto"/>
      </w:divBdr>
    </w:div>
    <w:div w:id="1606882211">
      <w:bodyDiv w:val="1"/>
      <w:marLeft w:val="0"/>
      <w:marRight w:val="0"/>
      <w:marTop w:val="0"/>
      <w:marBottom w:val="0"/>
      <w:divBdr>
        <w:top w:val="none" w:sz="0" w:space="0" w:color="auto"/>
        <w:left w:val="none" w:sz="0" w:space="0" w:color="auto"/>
        <w:bottom w:val="none" w:sz="0" w:space="0" w:color="auto"/>
        <w:right w:val="none" w:sz="0" w:space="0" w:color="auto"/>
      </w:divBdr>
    </w:div>
    <w:div w:id="20873428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microsoft.com/office/2016/09/relationships/commentsIds" Target="commentsIds.xml" Id="rId13" /><Relationship Type="http://schemas.openxmlformats.org/officeDocument/2006/relationships/customXml" Target="../customXml/item3.xml" Id="rId3" /><Relationship Type="http://schemas.openxmlformats.org/officeDocument/2006/relationships/webSettings" Target="webSettings.xml" Id="rId7" /><Relationship Type="http://schemas.microsoft.com/office/2011/relationships/commentsExtended" Target="commentsExtended.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comments" Target="comments.xml" Id="rId11" /><Relationship Type="http://schemas.openxmlformats.org/officeDocument/2006/relationships/styles" Target="styles.xml" Id="rId5" /><Relationship Type="http://schemas.openxmlformats.org/officeDocument/2006/relationships/footer" Target="footer1.xml" Id="rId15" /><Relationship Type="http://schemas.openxmlformats.org/officeDocument/2006/relationships/hyperlink" Target="https://docs.google.com/document/d/1330VOjFBsNvoLl1skqYer_b69YIQADeKtNCn48AqQ7M/edit?usp=sharing" TargetMode="External" Id="rId10" /><Relationship Type="http://schemas.openxmlformats.org/officeDocument/2006/relationships/numbering" Target="numbering.xml" Id="rId4" /><Relationship Type="http://schemas.openxmlformats.org/officeDocument/2006/relationships/endnotes" Target="endnotes.xml" Id="rId9" /><Relationship Type="http://schemas.microsoft.com/office/2011/relationships/people" Target="people.xml" Id="R2c9855f17f554efc" /><Relationship Type="http://schemas.microsoft.com/office/2018/08/relationships/commentsExtensible" Target="commentsExtensible.xml" Id="R004f941644d64c32" /><Relationship Type="http://schemas.openxmlformats.org/officeDocument/2006/relationships/hyperlink" Target="https://doi.org/10.1086/230190" TargetMode="External" Id="R7cc8a6531f6e4ac1" /><Relationship Type="http://schemas.openxmlformats.org/officeDocument/2006/relationships/header" Target="header.xml" Id="R115bfaf3e5fd4d9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BE4A300A701045BB35340B62538D4B" ma:contentTypeVersion="10" ma:contentTypeDescription="Create a new document." ma:contentTypeScope="" ma:versionID="97c594f02fdd92606b1cb57ede238691">
  <xsd:schema xmlns:xsd="http://www.w3.org/2001/XMLSchema" xmlns:xs="http://www.w3.org/2001/XMLSchema" xmlns:p="http://schemas.microsoft.com/office/2006/metadata/properties" xmlns:ns2="1ec4e818-1a7f-440a-b708-b938ce9dc9a9" xmlns:ns3="b530fbec-96c7-43ec-ad89-967bd37cbff6" targetNamespace="http://schemas.microsoft.com/office/2006/metadata/properties" ma:root="true" ma:fieldsID="ba54b29f37437c912823a3b2bee0e1c8" ns2:_="" ns3:_="">
    <xsd:import namespace="1ec4e818-1a7f-440a-b708-b938ce9dc9a9"/>
    <xsd:import namespace="b530fbec-96c7-43ec-ad89-967bd37cbff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4e818-1a7f-440a-b708-b938ce9dc9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a0b9ccd-1528-48b2-bfda-76b49477465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530fbec-96c7-43ec-ad89-967bd37cbff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662b940-4fa4-41d8-9bb3-d1af961b430c}" ma:internalName="TaxCatchAll" ma:showField="CatchAllData" ma:web="b530fbec-96c7-43ec-ad89-967bd37cbf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b530fbec-96c7-43ec-ad89-967bd37cbff6" xsi:nil="true"/>
    <lcf76f155ced4ddcb4097134ff3c332f xmlns="1ec4e818-1a7f-440a-b708-b938ce9dc9a9">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95EA81C-0228-47D7-8F6F-9AC54E2757CC}"/>
</file>

<file path=customXml/itemProps2.xml><?xml version="1.0" encoding="utf-8"?>
<ds:datastoreItem xmlns:ds="http://schemas.openxmlformats.org/officeDocument/2006/customXml" ds:itemID="{AF8EA392-D39F-4159-AA7C-42131640683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BACCCED-F6BE-404F-ADF4-C0DC06532E0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Claudia Patricia Estévez Mujica</lastModifiedBy>
  <revision>26</revision>
  <dcterms:created xsi:type="dcterms:W3CDTF">2023-10-10T22:44:00.0000000Z</dcterms:created>
  <dcterms:modified xsi:type="dcterms:W3CDTF">2023-12-08T08:40:11.3869307Z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0x0101003CBE4A300A701045BB35340B62538D4B</vt:lpwstr>
  </property>
  <property fmtid="{D5CDD505-2E9C-101B-9397-08002B2CF9AE}" pid="3" name="MediaServiceImageTags">
    <vt:lpwstr/>
  </property>
</Properties>
</file>